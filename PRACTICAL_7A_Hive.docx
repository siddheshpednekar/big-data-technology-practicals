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139C" w:rsidRPr="00F57BC9" w:rsidRDefault="007254A7">
      <w:pPr>
        <w:spacing w:before="240" w:after="240"/>
        <w:jc w:val="both"/>
        <w:rPr>
          <w:rFonts w:ascii="Times New Roman" w:eastAsia="Times New Roman" w:hAnsi="Times New Roman" w:cs="Times New Roman"/>
          <w:b/>
          <w:sz w:val="36"/>
          <w:szCs w:val="40"/>
        </w:rPr>
      </w:pPr>
      <w:r w:rsidRPr="00F57BC9">
        <w:rPr>
          <w:rFonts w:ascii="Times New Roman" w:eastAsia="Times New Roman" w:hAnsi="Times New Roman" w:cs="Times New Roman"/>
          <w:b/>
          <w:sz w:val="36"/>
          <w:szCs w:val="40"/>
        </w:rPr>
        <w:t xml:space="preserve">What is </w:t>
      </w:r>
      <w:proofErr w:type="gramStart"/>
      <w:r w:rsidRPr="00F57BC9">
        <w:rPr>
          <w:rFonts w:ascii="Times New Roman" w:eastAsia="Times New Roman" w:hAnsi="Times New Roman" w:cs="Times New Roman"/>
          <w:b/>
          <w:sz w:val="36"/>
          <w:szCs w:val="40"/>
        </w:rPr>
        <w:t>HIVE:</w:t>
      </w:r>
      <w:proofErr w:type="gramEnd"/>
    </w:p>
    <w:p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 xml:space="preserve">Hive is a data warehouse system which is used to </w:t>
      </w:r>
      <w:proofErr w:type="spellStart"/>
      <w:r w:rsidRPr="00F57BC9">
        <w:rPr>
          <w:rFonts w:ascii="Times New Roman" w:eastAsia="Times New Roman" w:hAnsi="Times New Roman" w:cs="Times New Roman"/>
          <w:sz w:val="28"/>
          <w:szCs w:val="32"/>
        </w:rPr>
        <w:t>analyse</w:t>
      </w:r>
      <w:proofErr w:type="spellEnd"/>
      <w:r w:rsidRPr="00F57BC9">
        <w:rPr>
          <w:rFonts w:ascii="Times New Roman" w:eastAsia="Times New Roman" w:hAnsi="Times New Roman" w:cs="Times New Roman"/>
          <w:sz w:val="28"/>
          <w:szCs w:val="32"/>
        </w:rPr>
        <w:t xml:space="preserve"> structured data. It is built on the top of Hadoop. It was developed by Facebook.</w:t>
      </w:r>
    </w:p>
    <w:p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Hive provides the functionality of reading, writing, and managing large datasets residing in distributed storage. It runs SQL like queries called HQL (Hive query language) which gets internally converted to MapReduce jobs.</w:t>
      </w:r>
    </w:p>
    <w:p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Using Hive, we can skip the requi</w:t>
      </w:r>
      <w:r w:rsidRPr="00F57BC9">
        <w:rPr>
          <w:rFonts w:ascii="Times New Roman" w:eastAsia="Times New Roman" w:hAnsi="Times New Roman" w:cs="Times New Roman"/>
          <w:sz w:val="28"/>
          <w:szCs w:val="32"/>
        </w:rPr>
        <w:t>rement of the traditional approach of writing complex MapReduce programs. Hive supports Data Definition Language (DDL), Data Manipulation Language (DML), and User Defined Functions (UDF).</w:t>
      </w:r>
    </w:p>
    <w:p w:rsidR="00DC139C" w:rsidRPr="00F57BC9" w:rsidRDefault="007254A7">
      <w:pPr>
        <w:spacing w:before="240" w:after="240"/>
        <w:rPr>
          <w:rFonts w:ascii="Times New Roman" w:eastAsia="Times New Roman" w:hAnsi="Times New Roman" w:cs="Times New Roman"/>
          <w:b/>
          <w:sz w:val="40"/>
          <w:szCs w:val="44"/>
        </w:rPr>
      </w:pPr>
      <w:r w:rsidRPr="00F57BC9">
        <w:rPr>
          <w:rFonts w:ascii="Times New Roman" w:eastAsia="Times New Roman" w:hAnsi="Times New Roman" w:cs="Times New Roman"/>
          <w:b/>
          <w:sz w:val="40"/>
          <w:szCs w:val="44"/>
        </w:rPr>
        <w:t xml:space="preserve"> </w:t>
      </w:r>
    </w:p>
    <w:p w:rsidR="00DC139C" w:rsidRPr="00F57BC9" w:rsidRDefault="007254A7">
      <w:pPr>
        <w:spacing w:before="240" w:after="240"/>
        <w:rPr>
          <w:rFonts w:ascii="Times New Roman" w:eastAsia="Times New Roman" w:hAnsi="Times New Roman" w:cs="Times New Roman"/>
          <w:b/>
          <w:sz w:val="36"/>
          <w:szCs w:val="40"/>
        </w:rPr>
      </w:pPr>
      <w:r w:rsidRPr="00F57BC9">
        <w:rPr>
          <w:rFonts w:ascii="Times New Roman" w:eastAsia="Times New Roman" w:hAnsi="Times New Roman" w:cs="Times New Roman"/>
          <w:b/>
          <w:sz w:val="36"/>
          <w:szCs w:val="40"/>
        </w:rPr>
        <w:t xml:space="preserve">Steps: Querying, Sorting, Aggregating data using </w:t>
      </w:r>
      <w:proofErr w:type="spellStart"/>
      <w:r w:rsidRPr="00F57BC9">
        <w:rPr>
          <w:rFonts w:ascii="Times New Roman" w:eastAsia="Times New Roman" w:hAnsi="Times New Roman" w:cs="Times New Roman"/>
          <w:b/>
          <w:sz w:val="36"/>
          <w:szCs w:val="40"/>
        </w:rPr>
        <w:t>HiveQL</w:t>
      </w:r>
      <w:bookmarkStart w:id="0" w:name="_GoBack"/>
      <w:bookmarkEnd w:id="0"/>
      <w:proofErr w:type="spellEnd"/>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1.Open</w:t>
      </w:r>
      <w:proofErr w:type="gramEnd"/>
      <w:r w:rsidRPr="00F57BC9">
        <w:rPr>
          <w:rFonts w:ascii="Times New Roman" w:eastAsia="Times New Roman" w:hAnsi="Times New Roman" w:cs="Times New Roman"/>
          <w:sz w:val="24"/>
          <w:szCs w:val="28"/>
        </w:rPr>
        <w:t xml:space="preserve"> the</w:t>
      </w:r>
      <w:r w:rsidRPr="00F57BC9">
        <w:rPr>
          <w:rFonts w:ascii="Times New Roman" w:eastAsia="Times New Roman" w:hAnsi="Times New Roman" w:cs="Times New Roman"/>
          <w:sz w:val="24"/>
          <w:szCs w:val="28"/>
        </w:rPr>
        <w:t xml:space="preserve"> </w:t>
      </w:r>
      <w:proofErr w:type="spellStart"/>
      <w:r w:rsidRPr="00F57BC9">
        <w:rPr>
          <w:rFonts w:ascii="Times New Roman" w:eastAsia="Times New Roman" w:hAnsi="Times New Roman" w:cs="Times New Roman"/>
          <w:sz w:val="24"/>
          <w:szCs w:val="28"/>
        </w:rPr>
        <w:t>Cloudera</w:t>
      </w:r>
      <w:proofErr w:type="spellEnd"/>
      <w:r w:rsidRPr="00F57BC9">
        <w:rPr>
          <w:rFonts w:ascii="Times New Roman" w:eastAsia="Times New Roman" w:hAnsi="Times New Roman" w:cs="Times New Roman"/>
          <w:sz w:val="24"/>
          <w:szCs w:val="28"/>
        </w:rPr>
        <w:t>.</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03604642" wp14:editId="1F740B39">
            <wp:extent cx="5943600" cy="3187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3187700"/>
                    </a:xfrm>
                    <a:prstGeom prst="rect">
                      <a:avLst/>
                    </a:prstGeom>
                    <a:ln/>
                  </pic:spPr>
                </pic:pic>
              </a:graphicData>
            </a:graphic>
          </wp:inline>
        </w:drawing>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lastRenderedPageBreak/>
        <w:t>2.Open</w:t>
      </w:r>
      <w:proofErr w:type="gramEnd"/>
      <w:r w:rsidRPr="00F57BC9">
        <w:rPr>
          <w:rFonts w:ascii="Times New Roman" w:eastAsia="Times New Roman" w:hAnsi="Times New Roman" w:cs="Times New Roman"/>
          <w:sz w:val="24"/>
          <w:szCs w:val="28"/>
        </w:rPr>
        <w:t xml:space="preserve"> the terminal, Now we use hive command to enter the hive shell prompt and in hive shell we could execute all of the hive commands.</w:t>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41DF5ADB" wp14:editId="30AD5289">
            <wp:extent cx="5943600" cy="1447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14478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3.</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Now we will see the databases which are already existing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ab/>
        <w:t>Show databases;</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0444167C" wp14:editId="431F35D0">
            <wp:extent cx="5943600" cy="14478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14478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4.If</w:t>
      </w:r>
      <w:proofErr w:type="gramEnd"/>
      <w:r w:rsidRPr="00F57BC9">
        <w:rPr>
          <w:rFonts w:ascii="Times New Roman" w:eastAsia="Times New Roman" w:hAnsi="Times New Roman" w:cs="Times New Roman"/>
          <w:sz w:val="24"/>
          <w:szCs w:val="28"/>
        </w:rPr>
        <w:t xml:space="preserve"> we want to drop the database with the entire data (rows) then we will use below command. Here we don’t have any existing database rather than default so if for example I have ‘office’ as a database then will drop the database along with the dat</w:t>
      </w:r>
      <w:r w:rsidRPr="00F57BC9">
        <w:rPr>
          <w:rFonts w:ascii="Times New Roman" w:eastAsia="Times New Roman" w:hAnsi="Times New Roman" w:cs="Times New Roman"/>
          <w:sz w:val="24"/>
          <w:szCs w:val="28"/>
        </w:rPr>
        <w:t>a using command as,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drop</w:t>
      </w:r>
      <w:proofErr w:type="gramEnd"/>
      <w:r w:rsidRPr="00F57BC9">
        <w:rPr>
          <w:rFonts w:ascii="Times New Roman" w:eastAsia="Times New Roman" w:hAnsi="Times New Roman" w:cs="Times New Roman"/>
          <w:b/>
          <w:sz w:val="24"/>
          <w:szCs w:val="28"/>
        </w:rPr>
        <w:t xml:space="preserve"> database office cascade;</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5.</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Creating a database name ‘RJC’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database RJC;</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1F605132" wp14:editId="4D179C77">
            <wp:extent cx="3986213" cy="145358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986213" cy="1453585"/>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b/>
          <w:sz w:val="24"/>
          <w:szCs w:val="28"/>
        </w:rPr>
        <w:t xml:space="preserve"> </w:t>
      </w: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6.</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So if we want to see whether this RJC database is created or not we will use below</w:t>
      </w: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command</w:t>
      </w:r>
      <w:proofErr w:type="gramEnd"/>
      <w:r w:rsidRPr="00F57BC9">
        <w:rPr>
          <w:rFonts w:ascii="Times New Roman" w:eastAsia="Times New Roman" w:hAnsi="Times New Roman" w:cs="Times New Roman"/>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show</w:t>
      </w:r>
      <w:proofErr w:type="gramEnd"/>
      <w:r w:rsidRPr="00F57BC9">
        <w:rPr>
          <w:rFonts w:ascii="Times New Roman" w:eastAsia="Times New Roman" w:hAnsi="Times New Roman" w:cs="Times New Roman"/>
          <w:b/>
          <w:sz w:val="24"/>
          <w:szCs w:val="28"/>
        </w:rPr>
        <w:t xml:space="preserve"> databases;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1DDA6F01" wp14:editId="5FE130CF">
            <wp:extent cx="5634038" cy="120084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634038" cy="1200845"/>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7.Now</w:t>
      </w:r>
      <w:proofErr w:type="gramEnd"/>
      <w:r w:rsidRPr="00F57BC9">
        <w:rPr>
          <w:rFonts w:ascii="Times New Roman" w:eastAsia="Times New Roman" w:hAnsi="Times New Roman" w:cs="Times New Roman"/>
          <w:sz w:val="24"/>
          <w:szCs w:val="28"/>
        </w:rPr>
        <w:t xml:space="preserve"> we want to check whether we have any tables inside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 or not. So first we will move to this database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Use </w:t>
      </w:r>
      <w:proofErr w:type="spellStart"/>
      <w:r w:rsidRPr="00F57BC9">
        <w:rPr>
          <w:rFonts w:ascii="Times New Roman" w:eastAsia="Times New Roman" w:hAnsi="Times New Roman" w:cs="Times New Roman"/>
          <w:b/>
          <w:sz w:val="24"/>
          <w:szCs w:val="28"/>
        </w:rPr>
        <w:t>rjc</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we have moved inside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 Now we will check out which are the tables available u</w:t>
      </w:r>
      <w:r w:rsidRPr="00F57BC9">
        <w:rPr>
          <w:rFonts w:ascii="Times New Roman" w:eastAsia="Times New Roman" w:hAnsi="Times New Roman" w:cs="Times New Roman"/>
          <w:sz w:val="24"/>
          <w:szCs w:val="28"/>
        </w:rPr>
        <w:t>sing below command,</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show</w:t>
      </w:r>
      <w:proofErr w:type="gramEnd"/>
      <w:r w:rsidRPr="00F57BC9">
        <w:rPr>
          <w:rFonts w:ascii="Times New Roman" w:eastAsia="Times New Roman" w:hAnsi="Times New Roman" w:cs="Times New Roman"/>
          <w:b/>
          <w:sz w:val="24"/>
          <w:szCs w:val="28"/>
        </w:rPr>
        <w:t xml:space="preserve"> tables;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8. Creating a database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create</w:t>
      </w:r>
      <w:proofErr w:type="gramEnd"/>
      <w:r w:rsidRPr="00F57BC9">
        <w:rPr>
          <w:rFonts w:ascii="Times New Roman" w:eastAsia="Times New Roman" w:hAnsi="Times New Roman" w:cs="Times New Roman"/>
          <w:b/>
          <w:sz w:val="24"/>
          <w:szCs w:val="28"/>
        </w:rPr>
        <w:t xml:space="preserve"> database </w:t>
      </w:r>
      <w:proofErr w:type="spellStart"/>
      <w:r w:rsidRPr="00F57BC9">
        <w:rPr>
          <w:rFonts w:ascii="Times New Roman" w:eastAsia="Times New Roman" w:hAnsi="Times New Roman" w:cs="Times New Roman"/>
          <w:b/>
          <w:sz w:val="24"/>
          <w:szCs w:val="28"/>
        </w:rPr>
        <w:t>rjc</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let’s move to this database using below command so now all the work we will do or perform it should be done within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use</w:t>
      </w:r>
      <w:proofErr w:type="gramEnd"/>
      <w:r w:rsidRPr="00F57BC9">
        <w:rPr>
          <w:rFonts w:ascii="Times New Roman" w:eastAsia="Times New Roman" w:hAnsi="Times New Roman" w:cs="Times New Roman"/>
          <w:b/>
          <w:sz w:val="24"/>
          <w:szCs w:val="28"/>
        </w:rPr>
        <w:t xml:space="preserve"> </w:t>
      </w:r>
      <w:proofErr w:type="spellStart"/>
      <w:r w:rsidRPr="00F57BC9">
        <w:rPr>
          <w:rFonts w:ascii="Times New Roman" w:eastAsia="Times New Roman" w:hAnsi="Times New Roman" w:cs="Times New Roman"/>
          <w:b/>
          <w:sz w:val="24"/>
          <w:szCs w:val="28"/>
        </w:rPr>
        <w:t>rjc</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r w:rsidRPr="00F57BC9">
        <w:rPr>
          <w:rFonts w:ascii="Times New Roman" w:eastAsia="Times New Roman" w:hAnsi="Times New Roman" w:cs="Times New Roman"/>
          <w:b/>
          <w:noProof/>
          <w:sz w:val="24"/>
          <w:szCs w:val="28"/>
          <w:lang w:val="en-IN"/>
        </w:rPr>
        <w:drawing>
          <wp:inline distT="114300" distB="114300" distL="114300" distR="114300" wp14:anchorId="5D1A5EEC" wp14:editId="57B868E3">
            <wp:extent cx="3846192" cy="1402526"/>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3846192" cy="1402526"/>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9. Now we will create a table inside this </w:t>
      </w:r>
      <w:proofErr w:type="spellStart"/>
      <w:r w:rsidRPr="00F57BC9">
        <w:rPr>
          <w:rFonts w:ascii="Times New Roman" w:eastAsia="Times New Roman" w:hAnsi="Times New Roman" w:cs="Times New Roman"/>
          <w:sz w:val="24"/>
          <w:szCs w:val="28"/>
        </w:rPr>
        <w:t>rjc</w:t>
      </w:r>
      <w:proofErr w:type="spellEnd"/>
      <w:r w:rsidRPr="00F57BC9">
        <w:rPr>
          <w:rFonts w:ascii="Times New Roman" w:eastAsia="Times New Roman" w:hAnsi="Times New Roman" w:cs="Times New Roman"/>
          <w:sz w:val="24"/>
          <w:szCs w:val="28"/>
        </w:rPr>
        <w:t xml:space="preserve"> database named as employee using below</w:t>
      </w: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command</w:t>
      </w:r>
      <w:proofErr w:type="gramEnd"/>
      <w:r w:rsidRPr="00F57BC9">
        <w:rPr>
          <w:rFonts w:ascii="Times New Roman" w:eastAsia="Times New Roman" w:hAnsi="Times New Roman" w:cs="Times New Roman"/>
          <w:sz w:val="24"/>
          <w:szCs w:val="28"/>
        </w:rPr>
        <w:t>,</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create</w:t>
      </w:r>
      <w:proofErr w:type="gramEnd"/>
      <w:r w:rsidRPr="00F57BC9">
        <w:rPr>
          <w:rFonts w:ascii="Times New Roman" w:eastAsia="Times New Roman" w:hAnsi="Times New Roman" w:cs="Times New Roman"/>
          <w:b/>
          <w:sz w:val="24"/>
          <w:szCs w:val="28"/>
        </w:rPr>
        <w:t xml:space="preserve"> table employee(ID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 xml:space="preserve">, name string, salary float, age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After this we will not put </w:t>
      </w:r>
      <w:proofErr w:type="gramStart"/>
      <w:r w:rsidRPr="00F57BC9">
        <w:rPr>
          <w:rFonts w:ascii="Times New Roman" w:eastAsia="Times New Roman" w:hAnsi="Times New Roman" w:cs="Times New Roman"/>
          <w:sz w:val="24"/>
          <w:szCs w:val="28"/>
        </w:rPr>
        <w:t>semicolon ,</w:t>
      </w:r>
      <w:proofErr w:type="gramEnd"/>
      <w:r w:rsidRPr="00F57BC9">
        <w:rPr>
          <w:rFonts w:ascii="Times New Roman" w:eastAsia="Times New Roman" w:hAnsi="Times New Roman" w:cs="Times New Roman"/>
          <w:sz w:val="24"/>
          <w:szCs w:val="28"/>
        </w:rPr>
        <w:t xml:space="preserve"> When we will be loading the data from some existing csv f</w:t>
      </w:r>
      <w:r w:rsidRPr="00F57BC9">
        <w:rPr>
          <w:rFonts w:ascii="Times New Roman" w:eastAsia="Times New Roman" w:hAnsi="Times New Roman" w:cs="Times New Roman"/>
          <w:sz w:val="24"/>
          <w:szCs w:val="28"/>
        </w:rPr>
        <w:t xml:space="preserve">ile or maybe some other text files so we have to mention that how that data has to be loaded here. We are simply creating the schema of the table with some certain fields or attributes along with their </w:t>
      </w:r>
      <w:proofErr w:type="spellStart"/>
      <w:r w:rsidRPr="00F57BC9">
        <w:rPr>
          <w:rFonts w:ascii="Times New Roman" w:eastAsia="Times New Roman" w:hAnsi="Times New Roman" w:cs="Times New Roman"/>
          <w:sz w:val="24"/>
          <w:szCs w:val="28"/>
        </w:rPr>
        <w:t>datatypes</w:t>
      </w:r>
      <w:proofErr w:type="spellEnd"/>
      <w:r w:rsidRPr="00F57BC9">
        <w:rPr>
          <w:rFonts w:ascii="Times New Roman" w:eastAsia="Times New Roman" w:hAnsi="Times New Roman" w:cs="Times New Roman"/>
          <w:sz w:val="24"/>
          <w:szCs w:val="28"/>
        </w:rPr>
        <w:t xml:space="preserve"> and then I’m mentioning</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row</w:t>
      </w:r>
      <w:proofErr w:type="gramEnd"/>
      <w:r w:rsidRPr="00F57BC9">
        <w:rPr>
          <w:rFonts w:ascii="Times New Roman" w:eastAsia="Arial Unicode MS" w:hAnsi="Times New Roman" w:cs="Times New Roman"/>
          <w:b/>
          <w:sz w:val="24"/>
          <w:szCs w:val="28"/>
        </w:rPr>
        <w:t xml:space="preserve"> format delimit</w:t>
      </w:r>
      <w:r w:rsidRPr="00F57BC9">
        <w:rPr>
          <w:rFonts w:ascii="Times New Roman" w:eastAsia="Arial Unicode MS" w:hAnsi="Times New Roman" w:cs="Times New Roman"/>
          <w:b/>
          <w:sz w:val="24"/>
          <w:szCs w:val="28"/>
        </w:rPr>
        <w:t>ed</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fields</w:t>
      </w:r>
      <w:proofErr w:type="gramEnd"/>
      <w:r w:rsidRPr="00F57BC9">
        <w:rPr>
          <w:rFonts w:ascii="Times New Roman" w:eastAsia="Arial Unicode MS" w:hAnsi="Times New Roman" w:cs="Times New Roman"/>
          <w:b/>
          <w:sz w:val="24"/>
          <w:szCs w:val="28"/>
        </w:rPr>
        <w:t xml:space="preserve"> terminated by ‘,’;</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lastRenderedPageBreak/>
        <w:drawing>
          <wp:inline distT="114300" distB="114300" distL="114300" distR="114300" wp14:anchorId="589CAE8B" wp14:editId="0DE101C9">
            <wp:extent cx="5943600" cy="8255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943600" cy="8255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row</w:t>
      </w:r>
      <w:proofErr w:type="gramEnd"/>
      <w:r w:rsidRPr="00F57BC9">
        <w:rPr>
          <w:rFonts w:ascii="Times New Roman" w:eastAsia="Times New Roman" w:hAnsi="Times New Roman" w:cs="Times New Roman"/>
          <w:sz w:val="24"/>
          <w:szCs w:val="28"/>
        </w:rPr>
        <w:t xml:space="preserve"> format delimited means , every record is present in one row </w:t>
      </w:r>
      <w:proofErr w:type="spellStart"/>
      <w:r w:rsidRPr="00F57BC9">
        <w:rPr>
          <w:rFonts w:ascii="Times New Roman" w:eastAsia="Times New Roman" w:hAnsi="Times New Roman" w:cs="Times New Roman"/>
          <w:sz w:val="24"/>
          <w:szCs w:val="28"/>
        </w:rPr>
        <w:t>andfields</w:t>
      </w:r>
      <w:proofErr w:type="spellEnd"/>
      <w:r w:rsidRPr="00F57BC9">
        <w:rPr>
          <w:rFonts w:ascii="Times New Roman" w:eastAsia="Times New Roman" w:hAnsi="Times New Roman" w:cs="Times New Roman"/>
          <w:sz w:val="24"/>
          <w:szCs w:val="28"/>
        </w:rPr>
        <w:t xml:space="preserve"> terminated by ‘,’ and fields are terminated by comma. So as soon as it </w:t>
      </w:r>
      <w:proofErr w:type="spellStart"/>
      <w:r w:rsidRPr="00F57BC9">
        <w:rPr>
          <w:rFonts w:ascii="Times New Roman" w:eastAsia="Times New Roman" w:hAnsi="Times New Roman" w:cs="Times New Roman"/>
          <w:sz w:val="24"/>
          <w:szCs w:val="28"/>
        </w:rPr>
        <w:t>encountersone</w:t>
      </w:r>
      <w:proofErr w:type="spellEnd"/>
      <w:r w:rsidRPr="00F57BC9">
        <w:rPr>
          <w:rFonts w:ascii="Times New Roman" w:eastAsia="Times New Roman" w:hAnsi="Times New Roman" w:cs="Times New Roman"/>
          <w:sz w:val="24"/>
          <w:szCs w:val="28"/>
        </w:rPr>
        <w:t xml:space="preserve"> comma so that means that one is the value of some field and after comma it </w:t>
      </w:r>
      <w:proofErr w:type="spellStart"/>
      <w:r w:rsidRPr="00F57BC9">
        <w:rPr>
          <w:rFonts w:ascii="Times New Roman" w:eastAsia="Times New Roman" w:hAnsi="Times New Roman" w:cs="Times New Roman"/>
          <w:sz w:val="24"/>
          <w:szCs w:val="28"/>
        </w:rPr>
        <w:t>isencountering</w:t>
      </w:r>
      <w:proofErr w:type="spellEnd"/>
      <w:r w:rsidRPr="00F57BC9">
        <w:rPr>
          <w:rFonts w:ascii="Times New Roman" w:eastAsia="Times New Roman" w:hAnsi="Times New Roman" w:cs="Times New Roman"/>
          <w:sz w:val="24"/>
          <w:szCs w:val="28"/>
        </w:rPr>
        <w:t xml:space="preserve"> </w:t>
      </w:r>
      <w:proofErr w:type="spellStart"/>
      <w:proofErr w:type="gramStart"/>
      <w:r w:rsidRPr="00F57BC9">
        <w:rPr>
          <w:rFonts w:ascii="Times New Roman" w:eastAsia="Times New Roman" w:hAnsi="Times New Roman" w:cs="Times New Roman"/>
          <w:sz w:val="24"/>
          <w:szCs w:val="28"/>
        </w:rPr>
        <w:t>abc</w:t>
      </w:r>
      <w:proofErr w:type="spellEnd"/>
      <w:proofErr w:type="gramEnd"/>
      <w:r w:rsidRPr="00F57BC9">
        <w:rPr>
          <w:rFonts w:ascii="Times New Roman" w:eastAsia="Times New Roman" w:hAnsi="Times New Roman" w:cs="Times New Roman"/>
          <w:sz w:val="24"/>
          <w:szCs w:val="28"/>
        </w:rPr>
        <w:t xml:space="preserve"> so </w:t>
      </w:r>
      <w:r w:rsidRPr="00F57BC9">
        <w:rPr>
          <w:rFonts w:ascii="Times New Roman" w:eastAsia="Times New Roman" w:hAnsi="Times New Roman" w:cs="Times New Roman"/>
          <w:sz w:val="24"/>
          <w:szCs w:val="28"/>
        </w:rPr>
        <w:t xml:space="preserve">that </w:t>
      </w:r>
      <w:proofErr w:type="spellStart"/>
      <w:r w:rsidRPr="00F57BC9">
        <w:rPr>
          <w:rFonts w:ascii="Times New Roman" w:eastAsia="Times New Roman" w:hAnsi="Times New Roman" w:cs="Times New Roman"/>
          <w:sz w:val="24"/>
          <w:szCs w:val="28"/>
        </w:rPr>
        <w:t>abc</w:t>
      </w:r>
      <w:proofErr w:type="spellEnd"/>
      <w:r w:rsidRPr="00F57BC9">
        <w:rPr>
          <w:rFonts w:ascii="Times New Roman" w:eastAsia="Times New Roman" w:hAnsi="Times New Roman" w:cs="Times New Roman"/>
          <w:sz w:val="24"/>
          <w:szCs w:val="28"/>
        </w:rPr>
        <w:t xml:space="preserve"> is the value of some another field. By default it is a “tab” character that means fields are separated by “tab”.</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10. So now we will see the schema of the table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employee;</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It will give different fields of table empl</w:t>
      </w:r>
      <w:r w:rsidRPr="00F57BC9">
        <w:rPr>
          <w:rFonts w:ascii="Times New Roman" w:eastAsia="Times New Roman" w:hAnsi="Times New Roman" w:cs="Times New Roman"/>
          <w:sz w:val="24"/>
          <w:szCs w:val="28"/>
        </w:rPr>
        <w:t xml:space="preserve">oyee along with their respective </w:t>
      </w:r>
      <w:proofErr w:type="spellStart"/>
      <w:r w:rsidRPr="00F57BC9">
        <w:rPr>
          <w:rFonts w:ascii="Times New Roman" w:eastAsia="Times New Roman" w:hAnsi="Times New Roman" w:cs="Times New Roman"/>
          <w:sz w:val="24"/>
          <w:szCs w:val="28"/>
        </w:rPr>
        <w:t>datatypes</w:t>
      </w:r>
      <w:proofErr w:type="spellEnd"/>
      <w:r w:rsidRPr="00F57BC9">
        <w:rPr>
          <w:rFonts w:ascii="Times New Roman" w:eastAsia="Times New Roman" w:hAnsi="Times New Roman" w:cs="Times New Roman"/>
          <w:sz w:val="24"/>
          <w:szCs w:val="28"/>
        </w:rPr>
        <w:t>.</w:t>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0C0E3618" wp14:editId="183DE16E">
            <wp:extent cx="5710238" cy="139095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710238" cy="1390955"/>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11. By default the internal table would store in the warehouse directory of hive. Whereas the external tables are available in the </w:t>
      </w:r>
      <w:proofErr w:type="spellStart"/>
      <w:r w:rsidRPr="00F57BC9">
        <w:rPr>
          <w:rFonts w:ascii="Times New Roman" w:eastAsia="Times New Roman" w:hAnsi="Times New Roman" w:cs="Times New Roman"/>
          <w:sz w:val="24"/>
          <w:szCs w:val="28"/>
        </w:rPr>
        <w:t>hdfs</w:t>
      </w:r>
      <w:proofErr w:type="spellEnd"/>
      <w:r w:rsidRPr="00F57BC9">
        <w:rPr>
          <w:rFonts w:ascii="Times New Roman" w:eastAsia="Times New Roman" w:hAnsi="Times New Roman" w:cs="Times New Roman"/>
          <w:sz w:val="24"/>
          <w:szCs w:val="28"/>
        </w:rPr>
        <w:t>. And if we drop the internal table so then the table data and the metad</w:t>
      </w:r>
      <w:r w:rsidRPr="00F57BC9">
        <w:rPr>
          <w:rFonts w:ascii="Times New Roman" w:eastAsia="Times New Roman" w:hAnsi="Times New Roman" w:cs="Times New Roman"/>
          <w:sz w:val="24"/>
          <w:szCs w:val="28"/>
        </w:rPr>
        <w:t xml:space="preserve">ata associated with that table will be deleted from the </w:t>
      </w:r>
      <w:proofErr w:type="spellStart"/>
      <w:r w:rsidRPr="00F57BC9">
        <w:rPr>
          <w:rFonts w:ascii="Times New Roman" w:eastAsia="Times New Roman" w:hAnsi="Times New Roman" w:cs="Times New Roman"/>
          <w:sz w:val="24"/>
          <w:szCs w:val="28"/>
        </w:rPr>
        <w:t>hdfs</w:t>
      </w:r>
      <w:proofErr w:type="spellEnd"/>
      <w:r w:rsidRPr="00F57BC9">
        <w:rPr>
          <w:rFonts w:ascii="Times New Roman" w:eastAsia="Times New Roman" w:hAnsi="Times New Roman" w:cs="Times New Roman"/>
          <w:sz w:val="24"/>
          <w:szCs w:val="28"/>
        </w:rPr>
        <w:t xml:space="preserve">. Whereas when we drop the external table then only the metadata associated with that table will be deleted whereas the table data will be untouched by hive as it would be residing in the </w:t>
      </w:r>
      <w:proofErr w:type="spellStart"/>
      <w:r w:rsidRPr="00F57BC9">
        <w:rPr>
          <w:rFonts w:ascii="Times New Roman" w:eastAsia="Times New Roman" w:hAnsi="Times New Roman" w:cs="Times New Roman"/>
          <w:sz w:val="24"/>
          <w:szCs w:val="28"/>
        </w:rPr>
        <w:t>hdfs</w:t>
      </w:r>
      <w:proofErr w:type="spellEnd"/>
      <w:r w:rsidRPr="00F57BC9">
        <w:rPr>
          <w:rFonts w:ascii="Times New Roman" w:eastAsia="Times New Roman" w:hAnsi="Times New Roman" w:cs="Times New Roman"/>
          <w:sz w:val="24"/>
          <w:szCs w:val="28"/>
        </w:rPr>
        <w:t xml:space="preserve"> and</w:t>
      </w:r>
      <w:r w:rsidRPr="00F57BC9">
        <w:rPr>
          <w:rFonts w:ascii="Times New Roman" w:eastAsia="Times New Roman" w:hAnsi="Times New Roman" w:cs="Times New Roman"/>
          <w:sz w:val="24"/>
          <w:szCs w:val="28"/>
        </w:rPr>
        <w:t xml:space="preserve"> it would be outside the warehouse directory of the hive.</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So </w:t>
      </w:r>
      <w:proofErr w:type="gramStart"/>
      <w:r w:rsidRPr="00F57BC9">
        <w:rPr>
          <w:rFonts w:ascii="Times New Roman" w:eastAsia="Times New Roman" w:hAnsi="Times New Roman" w:cs="Times New Roman"/>
          <w:sz w:val="24"/>
          <w:szCs w:val="28"/>
        </w:rPr>
        <w:t>Now</w:t>
      </w:r>
      <w:proofErr w:type="gramEnd"/>
      <w:r w:rsidRPr="00F57BC9">
        <w:rPr>
          <w:rFonts w:ascii="Times New Roman" w:eastAsia="Times New Roman" w:hAnsi="Times New Roman" w:cs="Times New Roman"/>
          <w:sz w:val="24"/>
          <w:szCs w:val="28"/>
        </w:rPr>
        <w:t xml:space="preserve"> we will check how the table which we will be created is internal table or external table using below command,</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 xml:space="preserve"> </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formatted employee;</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18FE00F8" wp14:editId="6377F2EC">
            <wp:extent cx="5943600" cy="47879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943600" cy="47879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By default hive </w:t>
      </w:r>
      <w:proofErr w:type="spellStart"/>
      <w:r w:rsidRPr="00F57BC9">
        <w:rPr>
          <w:rFonts w:ascii="Times New Roman" w:eastAsia="Times New Roman" w:hAnsi="Times New Roman" w:cs="Times New Roman"/>
          <w:b/>
          <w:sz w:val="24"/>
          <w:szCs w:val="28"/>
        </w:rPr>
        <w:t>createsInternal</w:t>
      </w:r>
      <w:proofErr w:type="spellEnd"/>
      <w:r w:rsidRPr="00F57BC9">
        <w:rPr>
          <w:rFonts w:ascii="Times New Roman" w:eastAsia="Times New Roman" w:hAnsi="Times New Roman" w:cs="Times New Roman"/>
          <w:b/>
          <w:sz w:val="24"/>
          <w:szCs w:val="28"/>
        </w:rPr>
        <w:t xml:space="preserve"> table or Managed Table.</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12. Now we will create the external table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create</w:t>
      </w:r>
      <w:proofErr w:type="gramEnd"/>
      <w:r w:rsidRPr="00F57BC9">
        <w:rPr>
          <w:rFonts w:ascii="Times New Roman" w:eastAsia="Times New Roman" w:hAnsi="Times New Roman" w:cs="Times New Roman"/>
          <w:b/>
          <w:sz w:val="24"/>
          <w:szCs w:val="28"/>
        </w:rPr>
        <w:t xml:space="preserve"> external table emloyee2 (ID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 xml:space="preserve">, name string, salary float, age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lastRenderedPageBreak/>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row</w:t>
      </w:r>
      <w:proofErr w:type="gramEnd"/>
      <w:r w:rsidRPr="00F57BC9">
        <w:rPr>
          <w:rFonts w:ascii="Times New Roman" w:eastAsia="Arial Unicode MS" w:hAnsi="Times New Roman" w:cs="Times New Roman"/>
          <w:b/>
          <w:sz w:val="24"/>
          <w:szCs w:val="28"/>
        </w:rPr>
        <w:t xml:space="preserve"> format delimited</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fields</w:t>
      </w:r>
      <w:proofErr w:type="gramEnd"/>
      <w:r w:rsidRPr="00F57BC9">
        <w:rPr>
          <w:rFonts w:ascii="Times New Roman" w:eastAsia="Arial Unicode MS" w:hAnsi="Times New Roman" w:cs="Times New Roman"/>
          <w:b/>
          <w:sz w:val="24"/>
          <w:szCs w:val="28"/>
        </w:rPr>
        <w:t xml:space="preserve"> terminated by ‘,’</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store</w:t>
      </w:r>
      <w:r w:rsidRPr="00F57BC9">
        <w:rPr>
          <w:rFonts w:ascii="Times New Roman" w:eastAsia="Arial Unicode MS" w:hAnsi="Times New Roman" w:cs="Times New Roman"/>
          <w:b/>
          <w:sz w:val="24"/>
          <w:szCs w:val="28"/>
        </w:rPr>
        <w:t xml:space="preserve">d as </w:t>
      </w:r>
      <w:proofErr w:type="spellStart"/>
      <w:r w:rsidRPr="00F57BC9">
        <w:rPr>
          <w:rFonts w:ascii="Times New Roman" w:eastAsia="Arial Unicode MS" w:hAnsi="Times New Roman" w:cs="Times New Roman"/>
          <w:b/>
          <w:sz w:val="24"/>
          <w:szCs w:val="28"/>
        </w:rPr>
        <w:t>textfile</w:t>
      </w:r>
      <w:proofErr w:type="spellEnd"/>
      <w:r w:rsidRPr="00F57BC9">
        <w:rPr>
          <w:rFonts w:ascii="Times New Roman" w:eastAsia="Arial Unicode MS" w:hAnsi="Times New Roman" w:cs="Times New Roman"/>
          <w:b/>
          <w:sz w:val="24"/>
          <w:szCs w:val="28"/>
        </w:rPr>
        <w:t>;</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0BAF36DB" wp14:editId="5BD83158">
            <wp:extent cx="5943600" cy="9398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943600" cy="9398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13. Checking the schema of the table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employee2;</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0FE9E93E" wp14:editId="1BA5B50F">
            <wp:extent cx="5943600" cy="143510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5943600" cy="14351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16. </w:t>
      </w:r>
      <w:proofErr w:type="gramStart"/>
      <w:r w:rsidRPr="00F57BC9">
        <w:rPr>
          <w:rFonts w:ascii="Times New Roman" w:eastAsia="Times New Roman" w:hAnsi="Times New Roman" w:cs="Times New Roman"/>
          <w:sz w:val="24"/>
          <w:szCs w:val="28"/>
        </w:rPr>
        <w:t>Creating</w:t>
      </w:r>
      <w:proofErr w:type="gramEnd"/>
      <w:r w:rsidRPr="00F57BC9">
        <w:rPr>
          <w:rFonts w:ascii="Times New Roman" w:eastAsia="Times New Roman" w:hAnsi="Times New Roman" w:cs="Times New Roman"/>
          <w:sz w:val="24"/>
          <w:szCs w:val="28"/>
        </w:rPr>
        <w:t xml:space="preserve"> a new external table named as employee3 in the specific location using below command,</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create</w:t>
      </w:r>
      <w:proofErr w:type="gramEnd"/>
      <w:r w:rsidRPr="00F57BC9">
        <w:rPr>
          <w:rFonts w:ascii="Times New Roman" w:eastAsia="Times New Roman" w:hAnsi="Times New Roman" w:cs="Times New Roman"/>
          <w:b/>
          <w:sz w:val="24"/>
          <w:szCs w:val="28"/>
        </w:rPr>
        <w:t xml:space="preserve"> external table emloyee3 (ID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 xml:space="preserve">, name string, salary float, age </w:t>
      </w:r>
      <w:proofErr w:type="spellStart"/>
      <w:r w:rsidRPr="00F57BC9">
        <w:rPr>
          <w:rFonts w:ascii="Times New Roman" w:eastAsia="Times New Roman" w:hAnsi="Times New Roman" w:cs="Times New Roman"/>
          <w:b/>
          <w:sz w:val="24"/>
          <w:szCs w:val="28"/>
        </w:rPr>
        <w:t>int</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row</w:t>
      </w:r>
      <w:proofErr w:type="gramEnd"/>
      <w:r w:rsidRPr="00F57BC9">
        <w:rPr>
          <w:rFonts w:ascii="Times New Roman" w:eastAsia="Arial Unicode MS" w:hAnsi="Times New Roman" w:cs="Times New Roman"/>
          <w:b/>
          <w:sz w:val="24"/>
          <w:szCs w:val="28"/>
        </w:rPr>
        <w:t xml:space="preserve"> format delimited</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lastRenderedPageBreak/>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fields</w:t>
      </w:r>
      <w:proofErr w:type="gramEnd"/>
      <w:r w:rsidRPr="00F57BC9">
        <w:rPr>
          <w:rFonts w:ascii="Times New Roman" w:eastAsia="Arial Unicode MS" w:hAnsi="Times New Roman" w:cs="Times New Roman"/>
          <w:b/>
          <w:sz w:val="24"/>
          <w:szCs w:val="28"/>
        </w:rPr>
        <w:t xml:space="preserve"> terminated by ‘,’</w:t>
      </w:r>
    </w:p>
    <w:p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w:t>
      </w:r>
      <w:proofErr w:type="gramStart"/>
      <w:r w:rsidRPr="00F57BC9">
        <w:rPr>
          <w:rFonts w:ascii="Times New Roman" w:eastAsia="Arial Unicode MS" w:hAnsi="Times New Roman" w:cs="Times New Roman"/>
          <w:b/>
          <w:sz w:val="24"/>
          <w:szCs w:val="28"/>
        </w:rPr>
        <w:t>location</w:t>
      </w:r>
      <w:proofErr w:type="gramEnd"/>
      <w:r w:rsidRPr="00F57BC9">
        <w:rPr>
          <w:rFonts w:ascii="Times New Roman" w:eastAsia="Arial Unicode MS" w:hAnsi="Times New Roman" w:cs="Times New Roman"/>
          <w:b/>
          <w:sz w:val="24"/>
          <w:szCs w:val="28"/>
        </w:rPr>
        <w:t xml:space="preserve"> '/user/</w:t>
      </w:r>
      <w:proofErr w:type="spellStart"/>
      <w:r w:rsidRPr="00F57BC9">
        <w:rPr>
          <w:rFonts w:ascii="Times New Roman" w:eastAsia="Arial Unicode MS" w:hAnsi="Times New Roman" w:cs="Times New Roman"/>
          <w:b/>
          <w:sz w:val="24"/>
          <w:szCs w:val="28"/>
        </w:rPr>
        <w:t>cloudera</w:t>
      </w:r>
      <w:proofErr w:type="spellEnd"/>
      <w:r w:rsidRPr="00F57BC9">
        <w:rPr>
          <w:rFonts w:ascii="Times New Roman" w:eastAsia="Arial Unicode MS" w:hAnsi="Times New Roman" w:cs="Times New Roman"/>
          <w:b/>
          <w:sz w:val="24"/>
          <w:szCs w:val="28"/>
        </w:rPr>
        <w:t>/</w:t>
      </w:r>
      <w:proofErr w:type="spellStart"/>
      <w:r w:rsidRPr="00F57BC9">
        <w:rPr>
          <w:rFonts w:ascii="Times New Roman" w:eastAsia="Arial Unicode MS" w:hAnsi="Times New Roman" w:cs="Times New Roman"/>
          <w:b/>
          <w:sz w:val="24"/>
          <w:szCs w:val="28"/>
        </w:rPr>
        <w:t>vj</w:t>
      </w:r>
      <w:proofErr w:type="spellEnd"/>
      <w:r w:rsidRPr="00F57BC9">
        <w:rPr>
          <w:rFonts w:ascii="Times New Roman" w:eastAsia="Arial Unicode MS" w:hAnsi="Times New Roman" w:cs="Times New Roman"/>
          <w:b/>
          <w:sz w:val="24"/>
          <w:szCs w:val="28"/>
        </w:rPr>
        <w:t>';</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It will first create '</w:t>
      </w:r>
      <w:proofErr w:type="spellStart"/>
      <w:r w:rsidRPr="00F57BC9">
        <w:rPr>
          <w:rFonts w:ascii="Times New Roman" w:eastAsia="Times New Roman" w:hAnsi="Times New Roman" w:cs="Times New Roman"/>
          <w:sz w:val="24"/>
          <w:szCs w:val="28"/>
        </w:rPr>
        <w:t>vj</w:t>
      </w:r>
      <w:proofErr w:type="spellEnd"/>
      <w:r w:rsidRPr="00F57BC9">
        <w:rPr>
          <w:rFonts w:ascii="Times New Roman" w:eastAsia="Times New Roman" w:hAnsi="Times New Roman" w:cs="Times New Roman"/>
          <w:sz w:val="24"/>
          <w:szCs w:val="28"/>
        </w:rPr>
        <w:t>' directory inside the /user/</w:t>
      </w:r>
      <w:proofErr w:type="spellStart"/>
      <w:r w:rsidRPr="00F57BC9">
        <w:rPr>
          <w:rFonts w:ascii="Times New Roman" w:eastAsia="Times New Roman" w:hAnsi="Times New Roman" w:cs="Times New Roman"/>
          <w:sz w:val="24"/>
          <w:szCs w:val="28"/>
        </w:rPr>
        <w:t>cloudera</w:t>
      </w:r>
      <w:proofErr w:type="spellEnd"/>
      <w:r w:rsidRPr="00F57BC9">
        <w:rPr>
          <w:rFonts w:ascii="Times New Roman" w:eastAsia="Times New Roman" w:hAnsi="Times New Roman" w:cs="Times New Roman"/>
          <w:sz w:val="24"/>
          <w:szCs w:val="28"/>
        </w:rPr>
        <w:t xml:space="preserve"> and then inside '</w:t>
      </w:r>
      <w:proofErr w:type="spellStart"/>
      <w:r w:rsidRPr="00F57BC9">
        <w:rPr>
          <w:rFonts w:ascii="Times New Roman" w:eastAsia="Times New Roman" w:hAnsi="Times New Roman" w:cs="Times New Roman"/>
          <w:sz w:val="24"/>
          <w:szCs w:val="28"/>
        </w:rPr>
        <w:t>vj</w:t>
      </w:r>
      <w:proofErr w:type="spellEnd"/>
      <w:r w:rsidRPr="00F57BC9">
        <w:rPr>
          <w:rFonts w:ascii="Times New Roman" w:eastAsia="Times New Roman" w:hAnsi="Times New Roman" w:cs="Times New Roman"/>
          <w:sz w:val="24"/>
          <w:szCs w:val="28"/>
        </w:rPr>
        <w:t>' the employee3 t</w:t>
      </w:r>
      <w:r w:rsidRPr="00F57BC9">
        <w:rPr>
          <w:rFonts w:ascii="Times New Roman" w:eastAsia="Times New Roman" w:hAnsi="Times New Roman" w:cs="Times New Roman"/>
          <w:sz w:val="24"/>
          <w:szCs w:val="28"/>
        </w:rPr>
        <w:t>able get stored.</w:t>
      </w: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3F1FC981" wp14:editId="41823786">
            <wp:extent cx="5943600" cy="10795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10795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17. To see the schema of the employee3 table we use below command,</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employee3;</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3B98EB78" wp14:editId="748E219F">
            <wp:extent cx="5361280" cy="198437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
                    <a:srcRect/>
                    <a:stretch>
                      <a:fillRect/>
                    </a:stretch>
                  </pic:blipFill>
                  <pic:spPr>
                    <a:xfrm>
                      <a:off x="0" y="0"/>
                      <a:ext cx="5361280" cy="198437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19. Now move to terminal and listing out all the tables using below command;</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show</w:t>
      </w:r>
      <w:proofErr w:type="gramEnd"/>
      <w:r w:rsidRPr="00F57BC9">
        <w:rPr>
          <w:rFonts w:ascii="Times New Roman" w:eastAsia="Times New Roman" w:hAnsi="Times New Roman" w:cs="Times New Roman"/>
          <w:b/>
          <w:sz w:val="24"/>
          <w:szCs w:val="28"/>
        </w:rPr>
        <w:t xml:space="preserve"> tables;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 xml:space="preserve"> </w:t>
      </w:r>
      <w:r w:rsidRPr="00F57BC9">
        <w:rPr>
          <w:rFonts w:ascii="Times New Roman" w:eastAsia="Times New Roman" w:hAnsi="Times New Roman" w:cs="Times New Roman"/>
          <w:b/>
          <w:noProof/>
          <w:sz w:val="24"/>
          <w:szCs w:val="28"/>
          <w:lang w:val="en-IN"/>
        </w:rPr>
        <w:drawing>
          <wp:inline distT="114300" distB="114300" distL="114300" distR="114300" wp14:anchorId="0BACD876" wp14:editId="00F8D88C">
            <wp:extent cx="4757142" cy="1396592"/>
            <wp:effectExtent l="0" t="0" r="0" b="0"/>
            <wp:docPr id="4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4757142" cy="1396592"/>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20. ALTER COMMANDS</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we are changing the name of the </w:t>
      </w:r>
      <w:r w:rsidRPr="00F57BC9">
        <w:rPr>
          <w:rFonts w:ascii="Times New Roman" w:eastAsia="Times New Roman" w:hAnsi="Times New Roman" w:cs="Times New Roman"/>
          <w:b/>
          <w:sz w:val="24"/>
          <w:szCs w:val="28"/>
        </w:rPr>
        <w:t>employee3</w:t>
      </w:r>
      <w:r w:rsidRPr="00F57BC9">
        <w:rPr>
          <w:rFonts w:ascii="Times New Roman" w:eastAsia="Times New Roman" w:hAnsi="Times New Roman" w:cs="Times New Roman"/>
          <w:sz w:val="24"/>
          <w:szCs w:val="28"/>
        </w:rPr>
        <w:t xml:space="preserve"> table to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sz w:val="24"/>
          <w:szCs w:val="28"/>
        </w:rPr>
        <w:t xml:space="preserve"> using below command,</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659836BE" wp14:editId="1B790698">
            <wp:extent cx="4995863" cy="631246"/>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995863" cy="631246"/>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21. Now we will check whether the name of the </w:t>
      </w:r>
      <w:r w:rsidRPr="00F57BC9">
        <w:rPr>
          <w:rFonts w:ascii="Times New Roman" w:eastAsia="Times New Roman" w:hAnsi="Times New Roman" w:cs="Times New Roman"/>
          <w:b/>
          <w:sz w:val="24"/>
          <w:szCs w:val="28"/>
        </w:rPr>
        <w:t>employee3</w:t>
      </w:r>
      <w:r w:rsidRPr="00F57BC9">
        <w:rPr>
          <w:rFonts w:ascii="Times New Roman" w:eastAsia="Times New Roman" w:hAnsi="Times New Roman" w:cs="Times New Roman"/>
          <w:sz w:val="24"/>
          <w:szCs w:val="28"/>
        </w:rPr>
        <w:t xml:space="preserve"> table changes to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sz w:val="24"/>
          <w:szCs w:val="28"/>
        </w:rPr>
        <w:t xml:space="preserve"> or not using below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roofErr w:type="gramStart"/>
      <w:r w:rsidRPr="00F57BC9">
        <w:rPr>
          <w:rFonts w:ascii="Times New Roman" w:eastAsia="Times New Roman" w:hAnsi="Times New Roman" w:cs="Times New Roman"/>
          <w:b/>
          <w:sz w:val="24"/>
          <w:szCs w:val="28"/>
        </w:rPr>
        <w:t>show</w:t>
      </w:r>
      <w:proofErr w:type="gramEnd"/>
      <w:r w:rsidRPr="00F57BC9">
        <w:rPr>
          <w:rFonts w:ascii="Times New Roman" w:eastAsia="Times New Roman" w:hAnsi="Times New Roman" w:cs="Times New Roman"/>
          <w:b/>
          <w:sz w:val="24"/>
          <w:szCs w:val="28"/>
        </w:rPr>
        <w:t xml:space="preserve"> tables;</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0CFEC5EC" wp14:editId="24FB93E7">
            <wp:extent cx="4681538" cy="137692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681538" cy="1376923"/>
                    </a:xfrm>
                    <a:prstGeom prst="rect">
                      <a:avLst/>
                    </a:prstGeom>
                    <a:ln/>
                  </pic:spPr>
                </pic:pic>
              </a:graphicData>
            </a:graphic>
          </wp:inline>
        </w:drawing>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sz w:val="24"/>
          <w:szCs w:val="28"/>
        </w:rPr>
        <w:lastRenderedPageBreak/>
        <w:t xml:space="preserve">22. First we will see the fields of </w:t>
      </w:r>
      <w:proofErr w:type="spellStart"/>
      <w:r w:rsidRPr="00F57BC9">
        <w:rPr>
          <w:rFonts w:ascii="Times New Roman" w:eastAsia="Times New Roman" w:hAnsi="Times New Roman" w:cs="Times New Roman"/>
          <w:sz w:val="24"/>
          <w:szCs w:val="28"/>
        </w:rPr>
        <w:t>emptable</w:t>
      </w:r>
      <w:proofErr w:type="spellEnd"/>
      <w:r w:rsidRPr="00F57BC9">
        <w:rPr>
          <w:rFonts w:ascii="Times New Roman" w:eastAsia="Times New Roman" w:hAnsi="Times New Roman" w:cs="Times New Roman"/>
          <w:sz w:val="24"/>
          <w:szCs w:val="28"/>
        </w:rPr>
        <w:t xml:space="preserve"> then we will add new column as </w:t>
      </w:r>
      <w:r w:rsidRPr="00F57BC9">
        <w:rPr>
          <w:rFonts w:ascii="Times New Roman" w:eastAsia="Times New Roman" w:hAnsi="Times New Roman" w:cs="Times New Roman"/>
          <w:b/>
          <w:sz w:val="24"/>
          <w:szCs w:val="28"/>
        </w:rPr>
        <w:t xml:space="preserve">surname </w:t>
      </w:r>
      <w:r w:rsidRPr="00F57BC9">
        <w:rPr>
          <w:rFonts w:ascii="Times New Roman" w:eastAsia="Times New Roman" w:hAnsi="Times New Roman" w:cs="Times New Roman"/>
          <w:sz w:val="24"/>
          <w:szCs w:val="28"/>
        </w:rPr>
        <w:t xml:space="preserve">in </w:t>
      </w:r>
      <w:proofErr w:type="spellStart"/>
      <w:r w:rsidRPr="00F57BC9">
        <w:rPr>
          <w:rFonts w:ascii="Times New Roman" w:eastAsia="Times New Roman" w:hAnsi="Times New Roman" w:cs="Times New Roman"/>
          <w:sz w:val="24"/>
          <w:szCs w:val="28"/>
        </w:rPr>
        <w:t>emptable</w:t>
      </w:r>
      <w:proofErr w:type="spellEnd"/>
      <w:r w:rsidRPr="00F57BC9">
        <w:rPr>
          <w:rFonts w:ascii="Times New Roman" w:eastAsia="Times New Roman" w:hAnsi="Times New Roman" w:cs="Times New Roman"/>
          <w:sz w:val="24"/>
          <w:szCs w:val="28"/>
        </w:rPr>
        <w:t xml:space="preserve"> using below command</w:t>
      </w:r>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Alter table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 xml:space="preserve"> add columns (surname string);</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6265BBFD" wp14:editId="73E9C627">
            <wp:extent cx="5943600" cy="25019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943600" cy="2501900"/>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23</w:t>
      </w:r>
      <w:proofErr w:type="gramStart"/>
      <w:r w:rsidRPr="00F57BC9">
        <w:rPr>
          <w:rFonts w:ascii="Times New Roman" w:eastAsia="Times New Roman" w:hAnsi="Times New Roman" w:cs="Times New Roman"/>
          <w:sz w:val="24"/>
          <w:szCs w:val="28"/>
        </w:rPr>
        <w:t>.Now</w:t>
      </w:r>
      <w:proofErr w:type="gramEnd"/>
      <w:r w:rsidRPr="00F57BC9">
        <w:rPr>
          <w:rFonts w:ascii="Times New Roman" w:eastAsia="Times New Roman" w:hAnsi="Times New Roman" w:cs="Times New Roman"/>
          <w:sz w:val="24"/>
          <w:szCs w:val="28"/>
        </w:rPr>
        <w:t xml:space="preserve"> we will change field name of the </w:t>
      </w:r>
      <w:proofErr w:type="spellStart"/>
      <w:r w:rsidRPr="00F57BC9">
        <w:rPr>
          <w:rFonts w:ascii="Times New Roman" w:eastAsia="Times New Roman" w:hAnsi="Times New Roman" w:cs="Times New Roman"/>
          <w:sz w:val="24"/>
          <w:szCs w:val="28"/>
        </w:rPr>
        <w:t>emptable</w:t>
      </w:r>
      <w:proofErr w:type="spellEnd"/>
      <w:r w:rsidRPr="00F57BC9">
        <w:rPr>
          <w:rFonts w:ascii="Times New Roman" w:eastAsia="Times New Roman" w:hAnsi="Times New Roman" w:cs="Times New Roman"/>
          <w:sz w:val="24"/>
          <w:szCs w:val="28"/>
        </w:rPr>
        <w:t xml:space="preserve"> to </w:t>
      </w:r>
      <w:proofErr w:type="spellStart"/>
      <w:r w:rsidRPr="00F57BC9">
        <w:rPr>
          <w:rFonts w:ascii="Times New Roman" w:eastAsia="Times New Roman" w:hAnsi="Times New Roman" w:cs="Times New Roman"/>
          <w:sz w:val="24"/>
          <w:szCs w:val="28"/>
        </w:rPr>
        <w:t>first_name</w:t>
      </w:r>
      <w:proofErr w:type="spellEnd"/>
      <w:r w:rsidRPr="00F57BC9">
        <w:rPr>
          <w:rFonts w:ascii="Times New Roman" w:eastAsia="Times New Roman" w:hAnsi="Times New Roman" w:cs="Times New Roman"/>
          <w:sz w:val="24"/>
          <w:szCs w:val="28"/>
        </w:rPr>
        <w:t xml:space="preserve"> using alter command,</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Alter table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 xml:space="preserve"> change name </w:t>
      </w:r>
      <w:proofErr w:type="spellStart"/>
      <w:r w:rsidRPr="00F57BC9">
        <w:rPr>
          <w:rFonts w:ascii="Times New Roman" w:eastAsia="Times New Roman" w:hAnsi="Times New Roman" w:cs="Times New Roman"/>
          <w:b/>
          <w:sz w:val="24"/>
          <w:szCs w:val="28"/>
        </w:rPr>
        <w:t>first_name</w:t>
      </w:r>
      <w:proofErr w:type="spellEnd"/>
      <w:r w:rsidRPr="00F57BC9">
        <w:rPr>
          <w:rFonts w:ascii="Times New Roman" w:eastAsia="Times New Roman" w:hAnsi="Times New Roman" w:cs="Times New Roman"/>
          <w:b/>
          <w:sz w:val="24"/>
          <w:szCs w:val="28"/>
        </w:rPr>
        <w:t xml:space="preserve"> string;</w:t>
      </w:r>
    </w:p>
    <w:p w:rsidR="00DC139C" w:rsidRPr="00F57BC9" w:rsidRDefault="007254A7">
      <w:pPr>
        <w:spacing w:before="240" w:after="240"/>
        <w:rPr>
          <w:rFonts w:ascii="Times New Roman" w:eastAsia="Times New Roman" w:hAnsi="Times New Roman" w:cs="Times New Roman"/>
          <w:b/>
          <w:sz w:val="24"/>
          <w:szCs w:val="28"/>
        </w:rPr>
      </w:pPr>
      <w:proofErr w:type="gramStart"/>
      <w:r w:rsidRPr="00F57BC9">
        <w:rPr>
          <w:rFonts w:ascii="Times New Roman" w:eastAsia="Times New Roman" w:hAnsi="Times New Roman" w:cs="Times New Roman"/>
          <w:b/>
          <w:sz w:val="24"/>
          <w:szCs w:val="28"/>
        </w:rPr>
        <w:t>describe</w:t>
      </w:r>
      <w:proofErr w:type="gramEnd"/>
      <w:r w:rsidRPr="00F57BC9">
        <w:rPr>
          <w:rFonts w:ascii="Times New Roman" w:eastAsia="Times New Roman" w:hAnsi="Times New Roman" w:cs="Times New Roman"/>
          <w:b/>
          <w:sz w:val="24"/>
          <w:szCs w:val="28"/>
        </w:rPr>
        <w:t xml:space="preserve"> </w:t>
      </w:r>
      <w:proofErr w:type="spellStart"/>
      <w:r w:rsidRPr="00F57BC9">
        <w:rPr>
          <w:rFonts w:ascii="Times New Roman" w:eastAsia="Times New Roman" w:hAnsi="Times New Roman" w:cs="Times New Roman"/>
          <w:b/>
          <w:sz w:val="24"/>
          <w:szCs w:val="28"/>
        </w:rPr>
        <w:t>emptable</w:t>
      </w:r>
      <w:proofErr w:type="spellEnd"/>
      <w:r w:rsidRPr="00F57BC9">
        <w:rPr>
          <w:rFonts w:ascii="Times New Roman" w:eastAsia="Times New Roman" w:hAnsi="Times New Roman" w:cs="Times New Roman"/>
          <w:b/>
          <w:sz w:val="24"/>
          <w:szCs w:val="28"/>
        </w:rPr>
        <w:t>;</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lastRenderedPageBreak/>
        <w:drawing>
          <wp:inline distT="114300" distB="114300" distL="114300" distR="114300" wp14:anchorId="6A63BFED" wp14:editId="0FC6C762">
            <wp:extent cx="5638510" cy="2376488"/>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638510" cy="2376488"/>
                    </a:xfrm>
                    <a:prstGeom prst="rect">
                      <a:avLst/>
                    </a:prstGeom>
                    <a:ln/>
                  </pic:spPr>
                </pic:pic>
              </a:graphicData>
            </a:graphic>
          </wp:inline>
        </w:drawing>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Loading the data in the table</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24. Before loading the data in the table we will first create the </w:t>
      </w:r>
      <w:r w:rsidRPr="00F57BC9">
        <w:rPr>
          <w:rFonts w:ascii="Times New Roman" w:eastAsia="Times New Roman" w:hAnsi="Times New Roman" w:cs="Times New Roman"/>
          <w:sz w:val="24"/>
          <w:szCs w:val="28"/>
        </w:rPr>
        <w:t xml:space="preserve">csv file. Now open the new </w:t>
      </w:r>
      <w:proofErr w:type="gramStart"/>
      <w:r w:rsidRPr="00F57BC9">
        <w:rPr>
          <w:rFonts w:ascii="Times New Roman" w:eastAsia="Times New Roman" w:hAnsi="Times New Roman" w:cs="Times New Roman"/>
          <w:sz w:val="24"/>
          <w:szCs w:val="28"/>
        </w:rPr>
        <w:t>terminal ,</w:t>
      </w:r>
      <w:proofErr w:type="gramEnd"/>
      <w:ins w:id="1" w:author="27_Poonam Bisht" w:date="2022-04-20T17:41:00Z">
        <w:r w:rsidRPr="00F57BC9">
          <w:rPr>
            <w:rFonts w:ascii="Times New Roman" w:eastAsia="Times New Roman" w:hAnsi="Times New Roman" w:cs="Times New Roman"/>
            <w:sz w:val="24"/>
            <w:szCs w:val="28"/>
          </w:rPr>
          <w:t xml:space="preserve"> </w:t>
        </w:r>
      </w:ins>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using</w:t>
      </w:r>
      <w:proofErr w:type="gramEnd"/>
      <w:r w:rsidRPr="00F57BC9">
        <w:rPr>
          <w:rFonts w:ascii="Times New Roman" w:eastAsia="Times New Roman" w:hAnsi="Times New Roman" w:cs="Times New Roman"/>
          <w:sz w:val="24"/>
          <w:szCs w:val="28"/>
        </w:rPr>
        <w:t xml:space="preserve"> </w:t>
      </w:r>
      <w:proofErr w:type="spellStart"/>
      <w:r w:rsidRPr="00F57BC9">
        <w:rPr>
          <w:rFonts w:ascii="Times New Roman" w:eastAsia="Times New Roman" w:hAnsi="Times New Roman" w:cs="Times New Roman"/>
          <w:sz w:val="24"/>
          <w:szCs w:val="28"/>
        </w:rPr>
        <w:t>ls</w:t>
      </w:r>
      <w:proofErr w:type="spellEnd"/>
      <w:r w:rsidRPr="00F57BC9">
        <w:rPr>
          <w:rFonts w:ascii="Times New Roman" w:eastAsia="Times New Roman" w:hAnsi="Times New Roman" w:cs="Times New Roman"/>
          <w:sz w:val="24"/>
          <w:szCs w:val="28"/>
        </w:rPr>
        <w:t xml:space="preserve"> command list out all the directories --&gt; change the directory to document directory --&gt;</w:t>
      </w:r>
    </w:p>
    <w:p w:rsidR="00DC139C" w:rsidRPr="00F57BC9" w:rsidRDefault="007254A7">
      <w:pPr>
        <w:spacing w:before="240" w:after="240"/>
        <w:rPr>
          <w:rFonts w:ascii="Times New Roman" w:eastAsia="Times New Roman" w:hAnsi="Times New Roman" w:cs="Times New Roman"/>
          <w:sz w:val="24"/>
          <w:szCs w:val="28"/>
        </w:rPr>
      </w:pPr>
      <w:proofErr w:type="gramStart"/>
      <w:r w:rsidRPr="00F57BC9">
        <w:rPr>
          <w:rFonts w:ascii="Times New Roman" w:eastAsia="Times New Roman" w:hAnsi="Times New Roman" w:cs="Times New Roman"/>
          <w:sz w:val="24"/>
          <w:szCs w:val="28"/>
        </w:rPr>
        <w:t>use</w:t>
      </w:r>
      <w:proofErr w:type="gramEnd"/>
      <w:r w:rsidRPr="00F57BC9">
        <w:rPr>
          <w:rFonts w:ascii="Times New Roman" w:eastAsia="Times New Roman" w:hAnsi="Times New Roman" w:cs="Times New Roman"/>
          <w:sz w:val="24"/>
          <w:szCs w:val="28"/>
        </w:rPr>
        <w:t xml:space="preserve"> </w:t>
      </w:r>
      <w:proofErr w:type="spellStart"/>
      <w:r w:rsidRPr="00F57BC9">
        <w:rPr>
          <w:rFonts w:ascii="Times New Roman" w:eastAsia="Times New Roman" w:hAnsi="Times New Roman" w:cs="Times New Roman"/>
          <w:sz w:val="24"/>
          <w:szCs w:val="28"/>
        </w:rPr>
        <w:t>ls</w:t>
      </w:r>
      <w:proofErr w:type="spellEnd"/>
      <w:r w:rsidRPr="00F57BC9">
        <w:rPr>
          <w:rFonts w:ascii="Times New Roman" w:eastAsia="Times New Roman" w:hAnsi="Times New Roman" w:cs="Times New Roman"/>
          <w:sz w:val="24"/>
          <w:szCs w:val="28"/>
        </w:rPr>
        <w:t xml:space="preserve"> command to list all the files present inside the document folder or directory</w:t>
      </w:r>
    </w:p>
    <w:p w:rsidR="00DC139C" w:rsidRPr="00F57BC9" w:rsidRDefault="00DC139C">
      <w:pPr>
        <w:spacing w:before="240" w:after="240"/>
        <w:rPr>
          <w:rFonts w:ascii="Times New Roman" w:eastAsia="Times New Roman" w:hAnsi="Times New Roman" w:cs="Times New Roman"/>
          <w:b/>
          <w:sz w:val="24"/>
          <w:szCs w:val="28"/>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57DBBDBC" wp14:editId="240ACBE9">
            <wp:extent cx="4248743" cy="1829055"/>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0"/>
                    <a:srcRect/>
                    <a:stretch>
                      <a:fillRect/>
                    </a:stretch>
                  </pic:blipFill>
                  <pic:spPr>
                    <a:xfrm>
                      <a:off x="0" y="0"/>
                      <a:ext cx="4248743" cy="182905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25. Now creating new file as Student.csv using below command,</w:t>
      </w:r>
    </w:p>
    <w:p w:rsidR="00DC139C" w:rsidRPr="00F57BC9" w:rsidRDefault="007254A7">
      <w:pPr>
        <w:spacing w:after="160" w:line="259" w:lineRule="auto"/>
        <w:rPr>
          <w:rFonts w:ascii="Times New Roman" w:eastAsia="Times New Roman" w:hAnsi="Times New Roman" w:cs="Times New Roman"/>
          <w:sz w:val="24"/>
          <w:szCs w:val="26"/>
        </w:rPr>
      </w:pPr>
      <w:proofErr w:type="spellStart"/>
      <w:proofErr w:type="gramStart"/>
      <w:r w:rsidRPr="00F57BC9">
        <w:rPr>
          <w:rFonts w:ascii="Times New Roman" w:eastAsia="Times New Roman" w:hAnsi="Times New Roman" w:cs="Times New Roman"/>
          <w:sz w:val="24"/>
          <w:szCs w:val="26"/>
        </w:rPr>
        <w:t>gedit</w:t>
      </w:r>
      <w:proofErr w:type="spellEnd"/>
      <w:proofErr w:type="gramEnd"/>
      <w:r w:rsidRPr="00F57BC9">
        <w:rPr>
          <w:rFonts w:ascii="Times New Roman" w:eastAsia="Times New Roman" w:hAnsi="Times New Roman" w:cs="Times New Roman"/>
          <w:sz w:val="24"/>
          <w:szCs w:val="26"/>
        </w:rPr>
        <w:t xml:space="preserve"> Student.csv</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As soon as we hit enter it will create a Student.csv file as it was not existing earlier.</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26. Creating a new database as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lastRenderedPageBreak/>
        <w:t>create</w:t>
      </w:r>
      <w:proofErr w:type="gramEnd"/>
      <w:r w:rsidRPr="00F57BC9">
        <w:rPr>
          <w:rFonts w:ascii="Times New Roman" w:eastAsia="Times New Roman" w:hAnsi="Times New Roman" w:cs="Times New Roman"/>
          <w:sz w:val="24"/>
          <w:szCs w:val="26"/>
        </w:rPr>
        <w:t xml:space="preserve"> database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show</w:t>
      </w:r>
      <w:proofErr w:type="gramEnd"/>
      <w:r w:rsidRPr="00F57BC9">
        <w:rPr>
          <w:rFonts w:ascii="Times New Roman" w:eastAsia="Times New Roman" w:hAnsi="Times New Roman" w:cs="Times New Roman"/>
          <w:sz w:val="24"/>
          <w:szCs w:val="26"/>
        </w:rPr>
        <w:t xml:space="preserve"> databases;</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Using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 xml:space="preserve"> database.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use</w:t>
      </w:r>
      <w:proofErr w:type="gramEnd"/>
      <w:r w:rsidRPr="00F57BC9">
        <w:rPr>
          <w:rFonts w:ascii="Times New Roman" w:eastAsia="Times New Roman" w:hAnsi="Times New Roman" w:cs="Times New Roman"/>
          <w:sz w:val="24"/>
          <w:szCs w:val="26"/>
        </w:rPr>
        <w:t xml:space="preserve">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28. Creating new table student inside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 xml:space="preserve"> database.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create</w:t>
      </w:r>
      <w:proofErr w:type="gramEnd"/>
      <w:r w:rsidRPr="00F57BC9">
        <w:rPr>
          <w:rFonts w:ascii="Times New Roman" w:eastAsia="Times New Roman" w:hAnsi="Times New Roman" w:cs="Times New Roman"/>
          <w:sz w:val="24"/>
          <w:szCs w:val="26"/>
        </w:rPr>
        <w:t xml:space="preserve"> table student (ID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 xml:space="preserve">, Name string, Age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partitioned </w:t>
      </w:r>
      <w:proofErr w:type="gramStart"/>
      <w:r w:rsidRPr="00F57BC9">
        <w:rPr>
          <w:rFonts w:ascii="Times New Roman" w:eastAsia="Arial Unicode MS" w:hAnsi="Times New Roman" w:cs="Times New Roman"/>
          <w:sz w:val="24"/>
          <w:szCs w:val="26"/>
        </w:rPr>
        <w:t>by(</w:t>
      </w:r>
      <w:proofErr w:type="gramEnd"/>
      <w:r w:rsidRPr="00F57BC9">
        <w:rPr>
          <w:rFonts w:ascii="Times New Roman" w:eastAsia="Arial Unicode MS" w:hAnsi="Times New Roman" w:cs="Times New Roman"/>
          <w:sz w:val="24"/>
          <w:szCs w:val="26"/>
        </w:rPr>
        <w:t>Course string)</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row</w:t>
      </w:r>
      <w:proofErr w:type="gramEnd"/>
      <w:r w:rsidRPr="00F57BC9">
        <w:rPr>
          <w:rFonts w:ascii="Times New Roman" w:eastAsia="Arial Unicode MS" w:hAnsi="Times New Roman" w:cs="Times New Roman"/>
          <w:sz w:val="24"/>
          <w:szCs w:val="26"/>
        </w:rPr>
        <w:t xml:space="preserve"> format delimited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fields</w:t>
      </w:r>
      <w:proofErr w:type="gramEnd"/>
      <w:r w:rsidRPr="00F57BC9">
        <w:rPr>
          <w:rFonts w:ascii="Times New Roman" w:eastAsia="Arial Unicode MS" w:hAnsi="Times New Roman" w:cs="Times New Roman"/>
          <w:sz w:val="24"/>
          <w:szCs w:val="26"/>
        </w:rPr>
        <w:t xml:space="preserve"> terminated by ‘,’;</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4D3D71BA" wp14:editId="4940BC5E">
            <wp:extent cx="4591691" cy="1114581"/>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4591691" cy="1114581"/>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29. To see </w:t>
      </w:r>
      <w:r w:rsidRPr="00F57BC9">
        <w:rPr>
          <w:rFonts w:ascii="Times New Roman" w:eastAsia="Times New Roman" w:hAnsi="Times New Roman" w:cs="Times New Roman"/>
          <w:sz w:val="24"/>
          <w:szCs w:val="26"/>
        </w:rPr>
        <w:t>the structure or schema of the table,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describe</w:t>
      </w:r>
      <w:proofErr w:type="gramEnd"/>
      <w:r w:rsidRPr="00F57BC9">
        <w:rPr>
          <w:rFonts w:ascii="Times New Roman" w:eastAsia="Times New Roman" w:hAnsi="Times New Roman" w:cs="Times New Roman"/>
          <w:sz w:val="24"/>
          <w:szCs w:val="26"/>
        </w:rPr>
        <w:t xml:space="preserve"> student;</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53874D25" wp14:editId="08A76CF8">
            <wp:extent cx="4582164" cy="2076740"/>
            <wp:effectExtent l="0" t="0" r="0" b="0"/>
            <wp:docPr id="4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4582164" cy="207674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30. Loading data in the student table from Student.csv file which we have created in</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document</w:t>
      </w:r>
      <w:proofErr w:type="gramEnd"/>
      <w:r w:rsidRPr="00F57BC9">
        <w:rPr>
          <w:rFonts w:ascii="Times New Roman" w:eastAsia="Times New Roman" w:hAnsi="Times New Roman" w:cs="Times New Roman"/>
          <w:sz w:val="24"/>
          <w:szCs w:val="26"/>
        </w:rPr>
        <w:t xml:space="preserve"> directory. Here we are partitioning based on course = ‘Hadoop’.</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load</w:t>
      </w:r>
      <w:proofErr w:type="gramEnd"/>
      <w:r w:rsidRPr="00F57BC9">
        <w:rPr>
          <w:rFonts w:ascii="Times New Roman" w:eastAsia="Times New Roman" w:hAnsi="Times New Roman" w:cs="Times New Roman"/>
          <w:sz w:val="24"/>
          <w:szCs w:val="26"/>
        </w:rPr>
        <w:t xml:space="preserve"> data local </w:t>
      </w:r>
      <w:proofErr w:type="spellStart"/>
      <w:r w:rsidRPr="00F57BC9">
        <w:rPr>
          <w:rFonts w:ascii="Times New Roman" w:eastAsia="Times New Roman" w:hAnsi="Times New Roman" w:cs="Times New Roman"/>
          <w:sz w:val="24"/>
          <w:szCs w:val="26"/>
        </w:rPr>
        <w:t>inpath</w:t>
      </w:r>
      <w:proofErr w:type="spellEnd"/>
      <w:r w:rsidRPr="00F57BC9">
        <w:rPr>
          <w:rFonts w:ascii="Times New Roman" w:eastAsia="Times New Roman" w:hAnsi="Times New Roman" w:cs="Times New Roman"/>
          <w:sz w:val="24"/>
          <w:szCs w:val="26"/>
        </w:rPr>
        <w:t xml:space="preserve">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/Documents/Student.csv’ into table student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partitioned </w:t>
      </w:r>
      <w:proofErr w:type="gramStart"/>
      <w:r w:rsidRPr="00F57BC9">
        <w:rPr>
          <w:rFonts w:ascii="Times New Roman" w:eastAsia="Arial Unicode MS" w:hAnsi="Times New Roman" w:cs="Times New Roman"/>
          <w:sz w:val="24"/>
          <w:szCs w:val="26"/>
        </w:rPr>
        <w:t>by(</w:t>
      </w:r>
      <w:proofErr w:type="gramEnd"/>
      <w:r w:rsidRPr="00F57BC9">
        <w:rPr>
          <w:rFonts w:ascii="Times New Roman" w:eastAsia="Arial Unicode MS" w:hAnsi="Times New Roman" w:cs="Times New Roman"/>
          <w:sz w:val="24"/>
          <w:szCs w:val="26"/>
        </w:rPr>
        <w:t>Course string)</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row</w:t>
      </w:r>
      <w:proofErr w:type="gramEnd"/>
      <w:r w:rsidRPr="00F57BC9">
        <w:rPr>
          <w:rFonts w:ascii="Times New Roman" w:eastAsia="Arial Unicode MS" w:hAnsi="Times New Roman" w:cs="Times New Roman"/>
          <w:sz w:val="24"/>
          <w:szCs w:val="26"/>
        </w:rPr>
        <w:t xml:space="preserve"> format delimited</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1A0C287C" wp14:editId="5F79CDF9">
            <wp:extent cx="5731510" cy="83883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31510" cy="83883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It is partitioning based on Hadoop.</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select</w:t>
      </w:r>
      <w:proofErr w:type="gramEnd"/>
      <w:r w:rsidRPr="00F57BC9">
        <w:rPr>
          <w:rFonts w:ascii="Times New Roman" w:eastAsia="Times New Roman" w:hAnsi="Times New Roman" w:cs="Times New Roman"/>
          <w:sz w:val="24"/>
          <w:szCs w:val="26"/>
        </w:rPr>
        <w:t xml:space="preserve"> * from student;</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5EDFBABF" wp14:editId="480C23CD">
            <wp:extent cx="3505689" cy="1581371"/>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3505689" cy="1581371"/>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31. Now we similarly partition for course = ML and c</w:t>
      </w:r>
      <w:r w:rsidRPr="00F57BC9">
        <w:rPr>
          <w:rFonts w:ascii="Times New Roman" w:eastAsia="Times New Roman" w:hAnsi="Times New Roman" w:cs="Times New Roman"/>
          <w:sz w:val="24"/>
          <w:szCs w:val="26"/>
        </w:rPr>
        <w:t>ourse = Python.</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32. Now go to browser refresh the page and select database as </w:t>
      </w:r>
      <w:proofErr w:type="spellStart"/>
      <w:r w:rsidRPr="00F57BC9">
        <w:rPr>
          <w:rFonts w:ascii="Times New Roman" w:eastAsia="Times New Roman" w:hAnsi="Times New Roman" w:cs="Times New Roman"/>
          <w:sz w:val="24"/>
          <w:szCs w:val="26"/>
        </w:rPr>
        <w:t>rjcstudent</w:t>
      </w:r>
      <w:proofErr w:type="spellEnd"/>
      <w:r w:rsidRPr="00F57BC9">
        <w:rPr>
          <w:rFonts w:ascii="Times New Roman" w:eastAsia="Times New Roman" w:hAnsi="Times New Roman" w:cs="Times New Roman"/>
          <w:sz w:val="24"/>
          <w:szCs w:val="26"/>
        </w:rPr>
        <w:t xml:space="preserve"> and click in</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preview</w:t>
      </w:r>
      <w:proofErr w:type="gramEnd"/>
      <w:r w:rsidRPr="00F57BC9">
        <w:rPr>
          <w:rFonts w:ascii="Times New Roman" w:eastAsia="Times New Roman" w:hAnsi="Times New Roman" w:cs="Times New Roman"/>
          <w:sz w:val="24"/>
          <w:szCs w:val="26"/>
        </w:rPr>
        <w:t xml:space="preserve"> student table.</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14C65754" wp14:editId="1810DB8E">
            <wp:extent cx="5731510" cy="229362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731510" cy="229362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59C3863D" wp14:editId="3D01C015">
            <wp:extent cx="5731510" cy="3029585"/>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a:stretch>
                      <a:fillRect/>
                    </a:stretch>
                  </pic:blipFill>
                  <pic:spPr>
                    <a:xfrm>
                      <a:off x="0" y="0"/>
                      <a:ext cx="5731510" cy="3029585"/>
                    </a:xfrm>
                    <a:prstGeom prst="rect">
                      <a:avLst/>
                    </a:prstGeom>
                    <a:ln/>
                  </pic:spPr>
                </pic:pic>
              </a:graphicData>
            </a:graphic>
          </wp:inline>
        </w:drawing>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Drop: to the drop the entire table we can use drop table command.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Syntax: DROP table </w:t>
      </w:r>
      <w:proofErr w:type="spellStart"/>
      <w:r w:rsidRPr="00F57BC9">
        <w:rPr>
          <w:rFonts w:ascii="Times New Roman" w:eastAsia="Times New Roman" w:hAnsi="Times New Roman" w:cs="Times New Roman"/>
          <w:sz w:val="24"/>
          <w:szCs w:val="26"/>
        </w:rPr>
        <w:t>tablename</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b/>
          <w:sz w:val="24"/>
          <w:szCs w:val="26"/>
        </w:rPr>
      </w:pPr>
      <w:r w:rsidRPr="00F57BC9">
        <w:rPr>
          <w:rFonts w:ascii="Times New Roman" w:eastAsia="Times New Roman" w:hAnsi="Times New Roman" w:cs="Times New Roman"/>
          <w:b/>
          <w:noProof/>
          <w:sz w:val="24"/>
          <w:szCs w:val="26"/>
          <w:lang w:val="en-IN"/>
        </w:rPr>
        <w:drawing>
          <wp:inline distT="0" distB="0" distL="0" distR="0" wp14:anchorId="0732AB04" wp14:editId="3DD77392">
            <wp:extent cx="5325218" cy="1200318"/>
            <wp:effectExtent l="0" t="0" r="0" b="0"/>
            <wp:docPr id="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5325218" cy="1200318"/>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7254A7">
      <w:pPr>
        <w:spacing w:after="160" w:line="259" w:lineRule="auto"/>
        <w:rPr>
          <w:rFonts w:ascii="Times New Roman" w:eastAsia="Times New Roman" w:hAnsi="Times New Roman" w:cs="Times New Roman"/>
          <w:b/>
          <w:sz w:val="24"/>
          <w:szCs w:val="26"/>
        </w:rPr>
      </w:pPr>
      <w:r w:rsidRPr="00F57BC9">
        <w:rPr>
          <w:rFonts w:ascii="Times New Roman" w:eastAsia="Times New Roman" w:hAnsi="Times New Roman" w:cs="Times New Roman"/>
          <w:b/>
          <w:noProof/>
          <w:sz w:val="24"/>
          <w:szCs w:val="26"/>
          <w:lang w:val="en-IN"/>
        </w:rPr>
        <w:drawing>
          <wp:inline distT="0" distB="0" distL="0" distR="0" wp14:anchorId="0D798DF2" wp14:editId="0B473198">
            <wp:extent cx="4629796" cy="1467055"/>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4629796" cy="146705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45463BEE" wp14:editId="3275FDA4">
            <wp:extent cx="5731510" cy="282575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31510" cy="282575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739050CB" wp14:editId="0278823F">
            <wp:extent cx="5731510" cy="225171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731510" cy="225171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64296029" wp14:editId="225AE45C">
            <wp:extent cx="5731510" cy="72771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731510" cy="72771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13F75146" wp14:editId="11F5B895">
            <wp:extent cx="5731510" cy="9271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2"/>
                    <a:srcRect/>
                    <a:stretch>
                      <a:fillRect/>
                    </a:stretch>
                  </pic:blipFill>
                  <pic:spPr>
                    <a:xfrm>
                      <a:off x="0" y="0"/>
                      <a:ext cx="5731510" cy="92710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bookmarkStart w:id="2" w:name="_gjdgxs" w:colFirst="0" w:colLast="0"/>
      <w:bookmarkEnd w:id="2"/>
      <w:r w:rsidRPr="00F57BC9">
        <w:rPr>
          <w:rFonts w:ascii="Times New Roman" w:eastAsia="Times New Roman" w:hAnsi="Times New Roman" w:cs="Times New Roman"/>
          <w:noProof/>
          <w:sz w:val="24"/>
          <w:szCs w:val="26"/>
          <w:lang w:val="en-IN"/>
        </w:rPr>
        <w:drawing>
          <wp:inline distT="0" distB="0" distL="0" distR="0" wp14:anchorId="1AB6F0EA" wp14:editId="7745111A">
            <wp:extent cx="5731510" cy="229997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731510" cy="229997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bookmarkStart w:id="3" w:name="_el329y85v02a" w:colFirst="0" w:colLast="0"/>
      <w:bookmarkEnd w:id="3"/>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2FAE1951" wp14:editId="450E1077">
            <wp:extent cx="5731510" cy="418465"/>
            <wp:effectExtent l="0" t="0" r="0" b="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5731510" cy="41846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Creating a new table as employee.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create</w:t>
      </w:r>
      <w:proofErr w:type="gramEnd"/>
      <w:r w:rsidRPr="00F57BC9">
        <w:rPr>
          <w:rFonts w:ascii="Times New Roman" w:eastAsia="Times New Roman" w:hAnsi="Times New Roman" w:cs="Times New Roman"/>
          <w:sz w:val="24"/>
          <w:szCs w:val="26"/>
        </w:rPr>
        <w:t xml:space="preserve"> table employee(ID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 xml:space="preserve">, Name string, </w:t>
      </w:r>
      <w:proofErr w:type="spellStart"/>
      <w:r w:rsidRPr="00F57BC9">
        <w:rPr>
          <w:rFonts w:ascii="Times New Roman" w:eastAsia="Times New Roman" w:hAnsi="Times New Roman" w:cs="Times New Roman"/>
          <w:sz w:val="24"/>
          <w:szCs w:val="26"/>
        </w:rPr>
        <w:t>Dept</w:t>
      </w:r>
      <w:proofErr w:type="spellEnd"/>
      <w:r w:rsidRPr="00F57BC9">
        <w:rPr>
          <w:rFonts w:ascii="Times New Roman" w:eastAsia="Times New Roman" w:hAnsi="Times New Roman" w:cs="Times New Roman"/>
          <w:sz w:val="24"/>
          <w:szCs w:val="26"/>
        </w:rPr>
        <w:t xml:space="preserve"> string, </w:t>
      </w:r>
      <w:proofErr w:type="spellStart"/>
      <w:r w:rsidRPr="00F57BC9">
        <w:rPr>
          <w:rFonts w:ascii="Times New Roman" w:eastAsia="Times New Roman" w:hAnsi="Times New Roman" w:cs="Times New Roman"/>
          <w:sz w:val="24"/>
          <w:szCs w:val="26"/>
        </w:rPr>
        <w:t>yoj</w:t>
      </w:r>
      <w:proofErr w:type="spellEnd"/>
      <w:r w:rsidRPr="00F57BC9">
        <w:rPr>
          <w:rFonts w:ascii="Times New Roman" w:eastAsia="Times New Roman" w:hAnsi="Times New Roman" w:cs="Times New Roman"/>
          <w:sz w:val="24"/>
          <w:szCs w:val="26"/>
        </w:rPr>
        <w:t xml:space="preserve">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 salary float,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Country string)</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row</w:t>
      </w:r>
      <w:proofErr w:type="gramEnd"/>
      <w:r w:rsidRPr="00F57BC9">
        <w:rPr>
          <w:rFonts w:ascii="Times New Roman" w:eastAsia="Arial Unicode MS" w:hAnsi="Times New Roman" w:cs="Times New Roman"/>
          <w:sz w:val="24"/>
          <w:szCs w:val="26"/>
        </w:rPr>
        <w:t xml:space="preserve"> format delimited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fields</w:t>
      </w:r>
      <w:proofErr w:type="gramEnd"/>
      <w:r w:rsidRPr="00F57BC9">
        <w:rPr>
          <w:rFonts w:ascii="Times New Roman" w:eastAsia="Arial Unicode MS" w:hAnsi="Times New Roman" w:cs="Times New Roman"/>
          <w:sz w:val="24"/>
          <w:szCs w:val="26"/>
        </w:rPr>
        <w:t xml:space="preserve"> terminated by ‘,’;</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spellStart"/>
      <w:proofErr w:type="gramStart"/>
      <w:r w:rsidRPr="00F57BC9">
        <w:rPr>
          <w:rFonts w:ascii="Times New Roman" w:eastAsia="Arial Unicode MS" w:hAnsi="Times New Roman" w:cs="Times New Roman"/>
          <w:sz w:val="24"/>
          <w:szCs w:val="26"/>
        </w:rPr>
        <w:t>tblproperties</w:t>
      </w:r>
      <w:proofErr w:type="spellEnd"/>
      <w:r w:rsidRPr="00F57BC9">
        <w:rPr>
          <w:rFonts w:ascii="Times New Roman" w:eastAsia="Arial Unicode MS" w:hAnsi="Times New Roman" w:cs="Times New Roman"/>
          <w:sz w:val="24"/>
          <w:szCs w:val="26"/>
        </w:rPr>
        <w:t>(</w:t>
      </w:r>
      <w:proofErr w:type="gramEnd"/>
      <w:r w:rsidRPr="00F57BC9">
        <w:rPr>
          <w:rFonts w:ascii="Times New Roman" w:eastAsia="Arial Unicode MS" w:hAnsi="Times New Roman" w:cs="Times New Roman"/>
          <w:sz w:val="24"/>
          <w:szCs w:val="26"/>
        </w:rPr>
        <w:t>“</w:t>
      </w:r>
      <w:proofErr w:type="spellStart"/>
      <w:r w:rsidRPr="00F57BC9">
        <w:rPr>
          <w:rFonts w:ascii="Times New Roman" w:eastAsia="Arial Unicode MS" w:hAnsi="Times New Roman" w:cs="Times New Roman"/>
          <w:sz w:val="24"/>
          <w:szCs w:val="26"/>
        </w:rPr>
        <w:t>skip.header.line.count</w:t>
      </w:r>
      <w:proofErr w:type="spellEnd"/>
      <w:r w:rsidRPr="00F57BC9">
        <w:rPr>
          <w:rFonts w:ascii="Times New Roman" w:eastAsia="Arial Unicode MS" w:hAnsi="Times New Roman" w:cs="Times New Roman"/>
          <w:sz w:val="24"/>
          <w:szCs w:val="26"/>
        </w:rPr>
        <w:t>” =”1”);</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479A8F7B" wp14:editId="0F7F2AE4">
            <wp:extent cx="5731510" cy="2037080"/>
            <wp:effectExtent l="0" t="0" r="0" b="0"/>
            <wp:docPr id="3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5"/>
                    <a:srcRect/>
                    <a:stretch>
                      <a:fillRect/>
                    </a:stretch>
                  </pic:blipFill>
                  <pic:spPr>
                    <a:xfrm>
                      <a:off x="0" y="0"/>
                      <a:ext cx="5731510" cy="203708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Loading the data into </w:t>
      </w:r>
      <w:r w:rsidRPr="00F57BC9">
        <w:rPr>
          <w:rFonts w:ascii="Times New Roman" w:eastAsia="Times New Roman" w:hAnsi="Times New Roman" w:cs="Times New Roman"/>
          <w:sz w:val="24"/>
          <w:szCs w:val="26"/>
        </w:rPr>
        <w:t>employee table from employee2.csv file which we have created</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and</w:t>
      </w:r>
      <w:proofErr w:type="gramEnd"/>
      <w:r w:rsidRPr="00F57BC9">
        <w:rPr>
          <w:rFonts w:ascii="Times New Roman" w:eastAsia="Times New Roman" w:hAnsi="Times New Roman" w:cs="Times New Roman"/>
          <w:sz w:val="24"/>
          <w:szCs w:val="26"/>
        </w:rPr>
        <w:t xml:space="preserve"> it is present in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 directory.</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load</w:t>
      </w:r>
      <w:proofErr w:type="gramEnd"/>
      <w:r w:rsidRPr="00F57BC9">
        <w:rPr>
          <w:rFonts w:ascii="Times New Roman" w:eastAsia="Times New Roman" w:hAnsi="Times New Roman" w:cs="Times New Roman"/>
          <w:sz w:val="24"/>
          <w:szCs w:val="26"/>
        </w:rPr>
        <w:t xml:space="preserve"> data local </w:t>
      </w:r>
      <w:proofErr w:type="spellStart"/>
      <w:r w:rsidRPr="00F57BC9">
        <w:rPr>
          <w:rFonts w:ascii="Times New Roman" w:eastAsia="Times New Roman" w:hAnsi="Times New Roman" w:cs="Times New Roman"/>
          <w:sz w:val="24"/>
          <w:szCs w:val="26"/>
        </w:rPr>
        <w:t>inpath</w:t>
      </w:r>
      <w:proofErr w:type="spellEnd"/>
      <w:r w:rsidRPr="00F57BC9">
        <w:rPr>
          <w:rFonts w:ascii="Times New Roman" w:eastAsia="Times New Roman" w:hAnsi="Times New Roman" w:cs="Times New Roman"/>
          <w:sz w:val="24"/>
          <w:szCs w:val="26"/>
        </w:rPr>
        <w:t xml:space="preserve">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/Documents/employee2.csv’ into table</w:t>
      </w:r>
    </w:p>
    <w:p w:rsidR="00DC139C" w:rsidRPr="00F57BC9" w:rsidRDefault="007254A7">
      <w:pPr>
        <w:spacing w:after="160" w:line="259" w:lineRule="auto"/>
        <w:rPr>
          <w:rFonts w:ascii="Times New Roman" w:eastAsia="Times New Roman" w:hAnsi="Times New Roman" w:cs="Times New Roman"/>
          <w:sz w:val="24"/>
          <w:szCs w:val="26"/>
        </w:rPr>
      </w:pPr>
      <w:proofErr w:type="spellStart"/>
      <w:proofErr w:type="gramStart"/>
      <w:r w:rsidRPr="00F57BC9">
        <w:rPr>
          <w:rFonts w:ascii="Times New Roman" w:eastAsia="Times New Roman" w:hAnsi="Times New Roman" w:cs="Times New Roman"/>
          <w:sz w:val="24"/>
          <w:szCs w:val="26"/>
        </w:rPr>
        <w:t>empgroup</w:t>
      </w:r>
      <w:proofErr w:type="spellEnd"/>
      <w:proofErr w:type="gramEnd"/>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Displaying the table using below command,</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select</w:t>
      </w:r>
      <w:proofErr w:type="gramEnd"/>
      <w:r w:rsidRPr="00F57BC9">
        <w:rPr>
          <w:rFonts w:ascii="Times New Roman" w:eastAsia="Times New Roman" w:hAnsi="Times New Roman" w:cs="Times New Roman"/>
          <w:sz w:val="24"/>
          <w:szCs w:val="26"/>
        </w:rPr>
        <w:t xml:space="preserve"> * from employee;</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1C9D3210" wp14:editId="5596635B">
            <wp:extent cx="5731510" cy="821055"/>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5731510" cy="82105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056E8835" wp14:editId="7C6C0D2D">
            <wp:extent cx="5731510" cy="568960"/>
            <wp:effectExtent l="0" t="0" r="0" b="0"/>
            <wp:docPr id="3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7"/>
                    <a:srcRect/>
                    <a:stretch>
                      <a:fillRect/>
                    </a:stretch>
                  </pic:blipFill>
                  <pic:spPr>
                    <a:xfrm>
                      <a:off x="0" y="0"/>
                      <a:ext cx="5731510" cy="56896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584272D4" wp14:editId="083C160C">
            <wp:extent cx="5731510" cy="1049020"/>
            <wp:effectExtent l="0" t="0" r="0" b="0"/>
            <wp:docPr id="4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8"/>
                    <a:srcRect/>
                    <a:stretch>
                      <a:fillRect/>
                    </a:stretch>
                  </pic:blipFill>
                  <pic:spPr>
                    <a:xfrm>
                      <a:off x="0" y="0"/>
                      <a:ext cx="5731510" cy="104902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04267479" wp14:editId="524EFC94">
            <wp:extent cx="5731510" cy="391287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9"/>
                    <a:srcRect/>
                    <a:stretch>
                      <a:fillRect/>
                    </a:stretch>
                  </pic:blipFill>
                  <pic:spPr>
                    <a:xfrm>
                      <a:off x="0" y="0"/>
                      <a:ext cx="5731510" cy="391287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3B3CA391" wp14:editId="205BB770">
            <wp:extent cx="5731510" cy="3912870"/>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a:stretch>
                      <a:fillRect/>
                    </a:stretch>
                  </pic:blipFill>
                  <pic:spPr>
                    <a:xfrm>
                      <a:off x="0" y="0"/>
                      <a:ext cx="5731510" cy="391287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7998FB48" wp14:editId="7CECF0D0">
            <wp:extent cx="5731510" cy="112077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5731510" cy="112077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28DF5EEA" wp14:editId="1C48FA85">
            <wp:extent cx="5731510" cy="108966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5731510" cy="108966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36BF8D0B" wp14:editId="6D92B8D5">
            <wp:extent cx="5731510" cy="463740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731510" cy="463740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30C9BB6A" wp14:editId="4627AB0C">
            <wp:extent cx="5731510" cy="4658995"/>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731510" cy="4658995"/>
                    </a:xfrm>
                    <a:prstGeom prst="rect">
                      <a:avLst/>
                    </a:prstGeom>
                    <a:ln/>
                  </pic:spPr>
                </pic:pic>
              </a:graphicData>
            </a:graphic>
          </wp:inline>
        </w:drawing>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creating employee.csv file.</w:t>
      </w:r>
    </w:p>
    <w:p w:rsidR="00DC139C" w:rsidRPr="00F57BC9" w:rsidRDefault="007254A7">
      <w:pPr>
        <w:spacing w:after="160" w:line="259" w:lineRule="auto"/>
        <w:rPr>
          <w:rFonts w:ascii="Times New Roman" w:eastAsia="Times New Roman" w:hAnsi="Times New Roman" w:cs="Times New Roman"/>
          <w:sz w:val="24"/>
          <w:szCs w:val="26"/>
        </w:rPr>
      </w:pPr>
      <w:proofErr w:type="spellStart"/>
      <w:proofErr w:type="gramStart"/>
      <w:r w:rsidRPr="00F57BC9">
        <w:rPr>
          <w:rFonts w:ascii="Times New Roman" w:eastAsia="Times New Roman" w:hAnsi="Times New Roman" w:cs="Times New Roman"/>
          <w:sz w:val="24"/>
          <w:szCs w:val="26"/>
        </w:rPr>
        <w:t>gedit</w:t>
      </w:r>
      <w:proofErr w:type="spellEnd"/>
      <w:proofErr w:type="gramEnd"/>
      <w:r w:rsidRPr="00F57BC9">
        <w:rPr>
          <w:rFonts w:ascii="Times New Roman" w:eastAsia="Times New Roman" w:hAnsi="Times New Roman" w:cs="Times New Roman"/>
          <w:sz w:val="24"/>
          <w:szCs w:val="26"/>
        </w:rPr>
        <w:t xml:space="preserve"> employee.csv</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Creating new database for performing querying operations.</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Create database </w:t>
      </w:r>
      <w:proofErr w:type="spellStart"/>
      <w:r w:rsidRPr="00F57BC9">
        <w:rPr>
          <w:rFonts w:ascii="Times New Roman" w:eastAsia="Times New Roman" w:hAnsi="Times New Roman" w:cs="Times New Roman"/>
          <w:sz w:val="24"/>
          <w:szCs w:val="26"/>
        </w:rPr>
        <w:t>hiveql</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Using database </w:t>
      </w:r>
      <w:proofErr w:type="spellStart"/>
      <w:r w:rsidRPr="00F57BC9">
        <w:rPr>
          <w:rFonts w:ascii="Times New Roman" w:eastAsia="Times New Roman" w:hAnsi="Times New Roman" w:cs="Times New Roman"/>
          <w:sz w:val="24"/>
          <w:szCs w:val="26"/>
        </w:rPr>
        <w:t>hiveql</w:t>
      </w:r>
      <w:proofErr w:type="spellEnd"/>
      <w:r w:rsidRPr="00F57BC9">
        <w:rPr>
          <w:rFonts w:ascii="Times New Roman" w:eastAsia="Times New Roman" w:hAnsi="Times New Roman" w:cs="Times New Roman"/>
          <w:sz w:val="24"/>
          <w:szCs w:val="26"/>
        </w:rPr>
        <w:t xml:space="preserve"> and creating table employee inside the </w:t>
      </w:r>
      <w:proofErr w:type="spellStart"/>
      <w:r w:rsidRPr="00F57BC9">
        <w:rPr>
          <w:rFonts w:ascii="Times New Roman" w:eastAsia="Times New Roman" w:hAnsi="Times New Roman" w:cs="Times New Roman"/>
          <w:sz w:val="24"/>
          <w:szCs w:val="26"/>
        </w:rPr>
        <w:t>hiveql</w:t>
      </w:r>
      <w:proofErr w:type="spellEnd"/>
      <w:r w:rsidRPr="00F57BC9">
        <w:rPr>
          <w:rFonts w:ascii="Times New Roman" w:eastAsia="Times New Roman" w:hAnsi="Times New Roman" w:cs="Times New Roman"/>
          <w:sz w:val="24"/>
          <w:szCs w:val="26"/>
        </w:rPr>
        <w:t xml:space="preserve"> </w:t>
      </w:r>
      <w:proofErr w:type="spellStart"/>
      <w:r w:rsidRPr="00F57BC9">
        <w:rPr>
          <w:rFonts w:ascii="Times New Roman" w:eastAsia="Times New Roman" w:hAnsi="Times New Roman" w:cs="Times New Roman"/>
          <w:sz w:val="24"/>
          <w:szCs w:val="26"/>
        </w:rPr>
        <w:t>datanase</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create</w:t>
      </w:r>
      <w:proofErr w:type="gramEnd"/>
      <w:r w:rsidRPr="00F57BC9">
        <w:rPr>
          <w:rFonts w:ascii="Times New Roman" w:eastAsia="Times New Roman" w:hAnsi="Times New Roman" w:cs="Times New Roman"/>
          <w:sz w:val="24"/>
          <w:szCs w:val="26"/>
        </w:rPr>
        <w:t xml:space="preserve"> table employee(ID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 xml:space="preserve">, Name string, Department string, YOJ </w:t>
      </w:r>
      <w:proofErr w:type="spellStart"/>
      <w:r w:rsidRPr="00F57BC9">
        <w:rPr>
          <w:rFonts w:ascii="Times New Roman" w:eastAsia="Times New Roman" w:hAnsi="Times New Roman" w:cs="Times New Roman"/>
          <w:sz w:val="24"/>
          <w:szCs w:val="26"/>
        </w:rPr>
        <w:t>int</w:t>
      </w:r>
      <w:proofErr w:type="spellEnd"/>
      <w:r w:rsidRPr="00F57BC9">
        <w:rPr>
          <w:rFonts w:ascii="Times New Roman" w:eastAsia="Times New Roman" w:hAnsi="Times New Roman" w:cs="Times New Roman"/>
          <w:sz w:val="24"/>
          <w:szCs w:val="26"/>
        </w:rPr>
        <w:t>, Salary float)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row</w:t>
      </w:r>
      <w:proofErr w:type="gramEnd"/>
      <w:r w:rsidRPr="00F57BC9">
        <w:rPr>
          <w:rFonts w:ascii="Times New Roman" w:eastAsia="Arial Unicode MS" w:hAnsi="Times New Roman" w:cs="Times New Roman"/>
          <w:sz w:val="24"/>
          <w:szCs w:val="26"/>
        </w:rPr>
        <w:t xml:space="preserve"> format delimited</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gramStart"/>
      <w:r w:rsidRPr="00F57BC9">
        <w:rPr>
          <w:rFonts w:ascii="Times New Roman" w:eastAsia="Arial Unicode MS" w:hAnsi="Times New Roman" w:cs="Times New Roman"/>
          <w:sz w:val="24"/>
          <w:szCs w:val="26"/>
        </w:rPr>
        <w:t>fields</w:t>
      </w:r>
      <w:proofErr w:type="gramEnd"/>
      <w:r w:rsidRPr="00F57BC9">
        <w:rPr>
          <w:rFonts w:ascii="Times New Roman" w:eastAsia="Arial Unicode MS" w:hAnsi="Times New Roman" w:cs="Times New Roman"/>
          <w:sz w:val="24"/>
          <w:szCs w:val="26"/>
        </w:rPr>
        <w:t xml:space="preserve"> terminated by ‘,’;</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w:t>
      </w:r>
      <w:proofErr w:type="spellStart"/>
      <w:proofErr w:type="gramStart"/>
      <w:r w:rsidRPr="00F57BC9">
        <w:rPr>
          <w:rFonts w:ascii="Times New Roman" w:eastAsia="Arial Unicode MS" w:hAnsi="Times New Roman" w:cs="Times New Roman"/>
          <w:sz w:val="24"/>
          <w:szCs w:val="26"/>
        </w:rPr>
        <w:t>tblproperties</w:t>
      </w:r>
      <w:proofErr w:type="spellEnd"/>
      <w:r w:rsidRPr="00F57BC9">
        <w:rPr>
          <w:rFonts w:ascii="Times New Roman" w:eastAsia="Arial Unicode MS" w:hAnsi="Times New Roman" w:cs="Times New Roman"/>
          <w:sz w:val="24"/>
          <w:szCs w:val="26"/>
        </w:rPr>
        <w:t>(</w:t>
      </w:r>
      <w:proofErr w:type="gramEnd"/>
      <w:r w:rsidRPr="00F57BC9">
        <w:rPr>
          <w:rFonts w:ascii="Times New Roman" w:eastAsia="Arial Unicode MS" w:hAnsi="Times New Roman" w:cs="Times New Roman"/>
          <w:sz w:val="24"/>
          <w:szCs w:val="26"/>
        </w:rPr>
        <w:t>“</w:t>
      </w:r>
      <w:proofErr w:type="spellStart"/>
      <w:r w:rsidRPr="00F57BC9">
        <w:rPr>
          <w:rFonts w:ascii="Times New Roman" w:eastAsia="Arial Unicode MS" w:hAnsi="Times New Roman" w:cs="Times New Roman"/>
          <w:sz w:val="24"/>
          <w:szCs w:val="26"/>
        </w:rPr>
        <w:t>skip.header.line.count</w:t>
      </w:r>
      <w:proofErr w:type="spellEnd"/>
      <w:r w:rsidRPr="00F57BC9">
        <w:rPr>
          <w:rFonts w:ascii="Times New Roman" w:eastAsia="Arial Unicode MS" w:hAnsi="Times New Roman" w:cs="Times New Roman"/>
          <w:sz w:val="24"/>
          <w:szCs w:val="26"/>
        </w:rPr>
        <w:t>” =”1”);</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7AD9C785" wp14:editId="0FC82331">
            <wp:extent cx="5731510" cy="935355"/>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5731510" cy="93535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Loading the data into employee table from employee.csv file which we have created</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earlier</w:t>
      </w:r>
      <w:proofErr w:type="gramEnd"/>
      <w:r w:rsidRPr="00F57BC9">
        <w:rPr>
          <w:rFonts w:ascii="Times New Roman" w:eastAsia="Times New Roman" w:hAnsi="Times New Roman" w:cs="Times New Roman"/>
          <w:sz w:val="24"/>
          <w:szCs w:val="26"/>
        </w:rPr>
        <w:t xml:space="preserve"> and it is present in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 directory.</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load</w:t>
      </w:r>
      <w:proofErr w:type="gramEnd"/>
      <w:r w:rsidRPr="00F57BC9">
        <w:rPr>
          <w:rFonts w:ascii="Times New Roman" w:eastAsia="Times New Roman" w:hAnsi="Times New Roman" w:cs="Times New Roman"/>
          <w:sz w:val="24"/>
          <w:szCs w:val="26"/>
        </w:rPr>
        <w:t xml:space="preserve"> data local </w:t>
      </w:r>
      <w:proofErr w:type="spellStart"/>
      <w:r w:rsidRPr="00F57BC9">
        <w:rPr>
          <w:rFonts w:ascii="Times New Roman" w:eastAsia="Times New Roman" w:hAnsi="Times New Roman" w:cs="Times New Roman"/>
          <w:sz w:val="24"/>
          <w:szCs w:val="26"/>
        </w:rPr>
        <w:t>inpath</w:t>
      </w:r>
      <w:proofErr w:type="spellEnd"/>
      <w:r w:rsidRPr="00F57BC9">
        <w:rPr>
          <w:rFonts w:ascii="Times New Roman" w:eastAsia="Times New Roman" w:hAnsi="Times New Roman" w:cs="Times New Roman"/>
          <w:sz w:val="24"/>
          <w:szCs w:val="26"/>
        </w:rPr>
        <w:t xml:space="preserve"> ‘/home/</w:t>
      </w:r>
      <w:proofErr w:type="spellStart"/>
      <w:r w:rsidRPr="00F57BC9">
        <w:rPr>
          <w:rFonts w:ascii="Times New Roman" w:eastAsia="Times New Roman" w:hAnsi="Times New Roman" w:cs="Times New Roman"/>
          <w:sz w:val="24"/>
          <w:szCs w:val="26"/>
        </w:rPr>
        <w:t>cloudera</w:t>
      </w:r>
      <w:proofErr w:type="spellEnd"/>
      <w:r w:rsidRPr="00F57BC9">
        <w:rPr>
          <w:rFonts w:ascii="Times New Roman" w:eastAsia="Times New Roman" w:hAnsi="Times New Roman" w:cs="Times New Roman"/>
          <w:sz w:val="24"/>
          <w:szCs w:val="26"/>
        </w:rPr>
        <w:t>/Documents/employee</w:t>
      </w:r>
      <w:r w:rsidRPr="00F57BC9">
        <w:rPr>
          <w:rFonts w:ascii="Times New Roman" w:eastAsia="Times New Roman" w:hAnsi="Times New Roman" w:cs="Times New Roman"/>
          <w:sz w:val="24"/>
          <w:szCs w:val="26"/>
        </w:rPr>
        <w:t>.csv’ into table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employee</w:t>
      </w:r>
      <w:proofErr w:type="gramEnd"/>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Displaying the table using below command,</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select</w:t>
      </w:r>
      <w:proofErr w:type="gramEnd"/>
      <w:r w:rsidRPr="00F57BC9">
        <w:rPr>
          <w:rFonts w:ascii="Times New Roman" w:eastAsia="Times New Roman" w:hAnsi="Times New Roman" w:cs="Times New Roman"/>
          <w:sz w:val="24"/>
          <w:szCs w:val="26"/>
        </w:rPr>
        <w:t xml:space="preserve"> * from employee;</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0BFADB9B" wp14:editId="31C783C1">
            <wp:extent cx="5731510" cy="175260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6"/>
                    <a:srcRect/>
                    <a:stretch>
                      <a:fillRect/>
                    </a:stretch>
                  </pic:blipFill>
                  <pic:spPr>
                    <a:xfrm>
                      <a:off x="0" y="0"/>
                      <a:ext cx="5731510" cy="175260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proofErr w:type="spellStart"/>
      <w:r w:rsidRPr="00F57BC9">
        <w:rPr>
          <w:rFonts w:ascii="Times New Roman" w:eastAsia="Times New Roman" w:hAnsi="Times New Roman" w:cs="Times New Roman"/>
          <w:sz w:val="24"/>
          <w:szCs w:val="26"/>
        </w:rPr>
        <w:t>Groupby</w:t>
      </w:r>
      <w:proofErr w:type="spellEnd"/>
      <w:r w:rsidRPr="00F57BC9">
        <w:rPr>
          <w:rFonts w:ascii="Times New Roman" w:eastAsia="Times New Roman" w:hAnsi="Times New Roman" w:cs="Times New Roman"/>
          <w:sz w:val="24"/>
          <w:szCs w:val="26"/>
        </w:rPr>
        <w:t xml:space="preserve"> clause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we display the total sum of salary of employees country wise using below</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command</w:t>
      </w:r>
      <w:proofErr w:type="gram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select</w:t>
      </w:r>
      <w:proofErr w:type="gramEnd"/>
      <w:r w:rsidRPr="00F57BC9">
        <w:rPr>
          <w:rFonts w:ascii="Times New Roman" w:eastAsia="Times New Roman" w:hAnsi="Times New Roman" w:cs="Times New Roman"/>
          <w:sz w:val="24"/>
          <w:szCs w:val="26"/>
        </w:rPr>
        <w:t xml:space="preserve"> country, sum(salary) from </w:t>
      </w:r>
      <w:proofErr w:type="spellStart"/>
      <w:r w:rsidRPr="00F57BC9">
        <w:rPr>
          <w:rFonts w:ascii="Times New Roman" w:eastAsia="Times New Roman" w:hAnsi="Times New Roman" w:cs="Times New Roman"/>
          <w:sz w:val="24"/>
          <w:szCs w:val="26"/>
        </w:rPr>
        <w:t>empgroup</w:t>
      </w:r>
      <w:proofErr w:type="spellEnd"/>
      <w:r w:rsidRPr="00F57BC9">
        <w:rPr>
          <w:rFonts w:ascii="Times New Roman" w:eastAsia="Times New Roman" w:hAnsi="Times New Roman" w:cs="Times New Roman"/>
          <w:sz w:val="24"/>
          <w:szCs w:val="26"/>
        </w:rPr>
        <w:t xml:space="preserve"> group by country;</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4E1650AA" wp14:editId="49216386">
            <wp:extent cx="5731510" cy="4041775"/>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5731510" cy="4041775"/>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proofErr w:type="spellStart"/>
      <w:r w:rsidRPr="00F57BC9">
        <w:rPr>
          <w:rFonts w:ascii="Times New Roman" w:eastAsia="Times New Roman" w:hAnsi="Times New Roman" w:cs="Times New Roman"/>
          <w:sz w:val="24"/>
          <w:szCs w:val="26"/>
        </w:rPr>
        <w:t>Groupby</w:t>
      </w:r>
      <w:proofErr w:type="spellEnd"/>
      <w:r w:rsidRPr="00F57BC9">
        <w:rPr>
          <w:rFonts w:ascii="Times New Roman" w:eastAsia="Times New Roman" w:hAnsi="Times New Roman" w:cs="Times New Roman"/>
          <w:sz w:val="24"/>
          <w:szCs w:val="26"/>
        </w:rPr>
        <w:t xml:space="preserve"> clause along with the having clause</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Taking the total sum of salary </w:t>
      </w:r>
      <w:proofErr w:type="spellStart"/>
      <w:r w:rsidRPr="00F57BC9">
        <w:rPr>
          <w:rFonts w:ascii="Times New Roman" w:eastAsia="Times New Roman" w:hAnsi="Times New Roman" w:cs="Times New Roman"/>
          <w:sz w:val="24"/>
          <w:szCs w:val="26"/>
        </w:rPr>
        <w:t>countrywise</w:t>
      </w:r>
      <w:proofErr w:type="spellEnd"/>
      <w:r w:rsidRPr="00F57BC9">
        <w:rPr>
          <w:rFonts w:ascii="Times New Roman" w:eastAsia="Times New Roman" w:hAnsi="Times New Roman" w:cs="Times New Roman"/>
          <w:sz w:val="24"/>
          <w:szCs w:val="26"/>
        </w:rPr>
        <w:t xml:space="preserve"> using </w:t>
      </w:r>
      <w:proofErr w:type="spellStart"/>
      <w:r w:rsidRPr="00F57BC9">
        <w:rPr>
          <w:rFonts w:ascii="Times New Roman" w:eastAsia="Times New Roman" w:hAnsi="Times New Roman" w:cs="Times New Roman"/>
          <w:sz w:val="24"/>
          <w:szCs w:val="26"/>
        </w:rPr>
        <w:t>groupby</w:t>
      </w:r>
      <w:proofErr w:type="spellEnd"/>
      <w:r w:rsidRPr="00F57BC9">
        <w:rPr>
          <w:rFonts w:ascii="Times New Roman" w:eastAsia="Times New Roman" w:hAnsi="Times New Roman" w:cs="Times New Roman"/>
          <w:sz w:val="24"/>
          <w:szCs w:val="26"/>
        </w:rPr>
        <w:t xml:space="preserve"> clause and from that selecting</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or</w:t>
      </w:r>
      <w:proofErr w:type="gramEnd"/>
      <w:r w:rsidRPr="00F57BC9">
        <w:rPr>
          <w:rFonts w:ascii="Times New Roman" w:eastAsia="Times New Roman" w:hAnsi="Times New Roman" w:cs="Times New Roman"/>
          <w:sz w:val="24"/>
          <w:szCs w:val="26"/>
        </w:rPr>
        <w:t xml:space="preserve"> displaying those country whose total sum of salary&gt;50000 using having clause.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select</w:t>
      </w:r>
      <w:proofErr w:type="gramEnd"/>
      <w:r w:rsidRPr="00F57BC9">
        <w:rPr>
          <w:rFonts w:ascii="Times New Roman" w:eastAsia="Times New Roman" w:hAnsi="Times New Roman" w:cs="Times New Roman"/>
          <w:sz w:val="24"/>
          <w:szCs w:val="26"/>
        </w:rPr>
        <w:t xml:space="preserve"> country, sum(salary) from </w:t>
      </w:r>
      <w:proofErr w:type="spellStart"/>
      <w:r w:rsidRPr="00F57BC9">
        <w:rPr>
          <w:rFonts w:ascii="Times New Roman" w:eastAsia="Times New Roman" w:hAnsi="Times New Roman" w:cs="Times New Roman"/>
          <w:sz w:val="24"/>
          <w:szCs w:val="26"/>
        </w:rPr>
        <w:t>empg</w:t>
      </w:r>
      <w:r w:rsidRPr="00F57BC9">
        <w:rPr>
          <w:rFonts w:ascii="Times New Roman" w:eastAsia="Times New Roman" w:hAnsi="Times New Roman" w:cs="Times New Roman"/>
          <w:sz w:val="24"/>
          <w:szCs w:val="26"/>
        </w:rPr>
        <w:t>roup</w:t>
      </w:r>
      <w:proofErr w:type="spellEnd"/>
      <w:r w:rsidRPr="00F57BC9">
        <w:rPr>
          <w:rFonts w:ascii="Times New Roman" w:eastAsia="Times New Roman" w:hAnsi="Times New Roman" w:cs="Times New Roman"/>
          <w:sz w:val="24"/>
          <w:szCs w:val="26"/>
        </w:rPr>
        <w:t xml:space="preserve"> group by country having</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sum(</w:t>
      </w:r>
      <w:proofErr w:type="gramEnd"/>
      <w:r w:rsidRPr="00F57BC9">
        <w:rPr>
          <w:rFonts w:ascii="Times New Roman" w:eastAsia="Times New Roman" w:hAnsi="Times New Roman" w:cs="Times New Roman"/>
          <w:sz w:val="24"/>
          <w:szCs w:val="26"/>
        </w:rPr>
        <w:t>salary)&gt;50000;</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20F3D663" wp14:editId="45744B1D">
            <wp:extent cx="5731510" cy="432435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8"/>
                    <a:srcRect/>
                    <a:stretch>
                      <a:fillRect/>
                    </a:stretch>
                  </pic:blipFill>
                  <pic:spPr>
                    <a:xfrm>
                      <a:off x="0" y="0"/>
                      <a:ext cx="5731510" cy="4324350"/>
                    </a:xfrm>
                    <a:prstGeom prst="rect">
                      <a:avLst/>
                    </a:prstGeom>
                    <a:ln/>
                  </pic:spPr>
                </pic:pic>
              </a:graphicData>
            </a:graphic>
          </wp:inline>
        </w:drawing>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Instead of order by if we have sort by,</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Select * from employee sort by salary </w:t>
      </w:r>
      <w:proofErr w:type="spellStart"/>
      <w:r w:rsidRPr="00F57BC9">
        <w:rPr>
          <w:rFonts w:ascii="Times New Roman" w:eastAsia="Times New Roman" w:hAnsi="Times New Roman" w:cs="Times New Roman"/>
          <w:sz w:val="24"/>
          <w:szCs w:val="26"/>
        </w:rPr>
        <w:t>desc</w:t>
      </w:r>
      <w:proofErr w:type="spellEnd"/>
      <w:r w:rsidRPr="00F57BC9">
        <w:rPr>
          <w:rFonts w:ascii="Times New Roman" w:eastAsia="Times New Roman" w:hAnsi="Times New Roman" w:cs="Times New Roman"/>
          <w:sz w:val="24"/>
          <w:szCs w:val="26"/>
        </w:rPr>
        <w:t>;</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we can see the similar result as we got from order by and sort by so what is the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difference</w:t>
      </w:r>
      <w:proofErr w:type="gramEnd"/>
      <w:r w:rsidRPr="00F57BC9">
        <w:rPr>
          <w:rFonts w:ascii="Times New Roman" w:eastAsia="Times New Roman" w:hAnsi="Times New Roman" w:cs="Times New Roman"/>
          <w:sz w:val="24"/>
          <w:szCs w:val="26"/>
        </w:rPr>
        <w:t xml:space="preserve"> between the two is that it depends on number of reducers in order by we got</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number</w:t>
      </w:r>
      <w:proofErr w:type="gramEnd"/>
      <w:r w:rsidRPr="00F57BC9">
        <w:rPr>
          <w:rFonts w:ascii="Times New Roman" w:eastAsia="Times New Roman" w:hAnsi="Times New Roman" w:cs="Times New Roman"/>
          <w:sz w:val="24"/>
          <w:szCs w:val="26"/>
        </w:rPr>
        <w:t xml:space="preserve"> of reducers is 1 and by using sort by here is also we got number of reducers is 1</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so</w:t>
      </w:r>
      <w:proofErr w:type="gramEnd"/>
      <w:r w:rsidRPr="00F57BC9">
        <w:rPr>
          <w:rFonts w:ascii="Times New Roman" w:eastAsia="Times New Roman" w:hAnsi="Times New Roman" w:cs="Times New Roman"/>
          <w:sz w:val="24"/>
          <w:szCs w:val="26"/>
        </w:rPr>
        <w:t xml:space="preserve"> the difference between the two is that Order by will guarantee the total orde</w:t>
      </w:r>
      <w:r w:rsidRPr="00F57BC9">
        <w:rPr>
          <w:rFonts w:ascii="Times New Roman" w:eastAsia="Times New Roman" w:hAnsi="Times New Roman" w:cs="Times New Roman"/>
          <w:sz w:val="24"/>
          <w:szCs w:val="26"/>
        </w:rPr>
        <w:t>r in the</w:t>
      </w:r>
    </w:p>
    <w:p w:rsidR="00DC139C" w:rsidRPr="00F57BC9" w:rsidRDefault="007254A7">
      <w:pPr>
        <w:spacing w:after="160" w:line="259" w:lineRule="auto"/>
        <w:rPr>
          <w:rFonts w:ascii="Times New Roman" w:eastAsia="Times New Roman" w:hAnsi="Times New Roman" w:cs="Times New Roman"/>
          <w:sz w:val="24"/>
          <w:szCs w:val="26"/>
        </w:rPr>
      </w:pPr>
      <w:proofErr w:type="gramStart"/>
      <w:r w:rsidRPr="00F57BC9">
        <w:rPr>
          <w:rFonts w:ascii="Times New Roman" w:eastAsia="Times New Roman" w:hAnsi="Times New Roman" w:cs="Times New Roman"/>
          <w:sz w:val="24"/>
          <w:szCs w:val="26"/>
        </w:rPr>
        <w:t>output</w:t>
      </w:r>
      <w:proofErr w:type="gramEnd"/>
      <w:r w:rsidRPr="00F57BC9">
        <w:rPr>
          <w:rFonts w:ascii="Times New Roman" w:eastAsia="Times New Roman" w:hAnsi="Times New Roman" w:cs="Times New Roman"/>
          <w:sz w:val="24"/>
          <w:szCs w:val="26"/>
        </w:rPr>
        <w:t xml:space="preserve"> whereas sort by will only guarantee the ordering of the rows within the reducer.</w:t>
      </w:r>
    </w:p>
    <w:p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Order by gives us completely sorted result whereas sort by give us partially sorted result.</w:t>
      </w:r>
    </w:p>
    <w:p w:rsidR="00DC139C" w:rsidRPr="00F57BC9" w:rsidRDefault="00DC139C">
      <w:pPr>
        <w:spacing w:after="160" w:line="259" w:lineRule="auto"/>
        <w:rPr>
          <w:rFonts w:ascii="Times New Roman" w:eastAsia="Times New Roman" w:hAnsi="Times New Roman" w:cs="Times New Roman"/>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after="160" w:line="259" w:lineRule="auto"/>
        <w:rPr>
          <w:rFonts w:ascii="Times New Roman" w:eastAsia="Times New Roman" w:hAnsi="Times New Roman" w:cs="Times New Roman"/>
          <w:b/>
          <w:sz w:val="24"/>
          <w:szCs w:val="26"/>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DC139C">
      <w:pPr>
        <w:spacing w:before="240" w:after="240"/>
        <w:rPr>
          <w:rFonts w:ascii="Times New Roman" w:eastAsia="Times New Roman" w:hAnsi="Times New Roman" w:cs="Times New Roman"/>
          <w:sz w:val="24"/>
          <w:szCs w:val="28"/>
        </w:rPr>
      </w:pP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lastRenderedPageBreak/>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rsidR="00DC139C" w:rsidRPr="00F57BC9" w:rsidRDefault="007254A7">
      <w:pPr>
        <w:spacing w:before="240" w:after="240"/>
        <w:rPr>
          <w:rFonts w:ascii="Times New Roman" w:eastAsia="Times New Roman" w:hAnsi="Times New Roman" w:cs="Times New Roman"/>
          <w:b/>
          <w:sz w:val="32"/>
          <w:szCs w:val="36"/>
          <w:u w:val="single"/>
        </w:rPr>
      </w:pPr>
      <w:r w:rsidRPr="00F57BC9">
        <w:rPr>
          <w:rFonts w:ascii="Times New Roman" w:eastAsia="Times New Roman" w:hAnsi="Times New Roman" w:cs="Times New Roman"/>
          <w:b/>
          <w:sz w:val="32"/>
          <w:szCs w:val="36"/>
          <w:u w:val="single"/>
        </w:rPr>
        <w:t xml:space="preserve"> </w:t>
      </w:r>
    </w:p>
    <w:p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b/>
          <w:sz w:val="32"/>
          <w:szCs w:val="36"/>
          <w:u w:val="single"/>
        </w:rPr>
        <w:t xml:space="preserve"> </w:t>
      </w:r>
    </w:p>
    <w:sectPr w:rsidR="00DC139C" w:rsidRPr="00F57BC9">
      <w:headerReference w:type="default" r:id="rId49"/>
      <w:footerReference w:type="default" r:id="rId5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54A7" w:rsidRDefault="007254A7" w:rsidP="00A64486">
      <w:pPr>
        <w:spacing w:line="240" w:lineRule="auto"/>
      </w:pPr>
      <w:r>
        <w:separator/>
      </w:r>
    </w:p>
  </w:endnote>
  <w:endnote w:type="continuationSeparator" w:id="0">
    <w:p w:rsidR="007254A7" w:rsidRDefault="007254A7" w:rsidP="00A644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486" w:rsidRDefault="00A64486">
    <w:pPr>
      <w:pStyle w:val="Footer"/>
    </w:pPr>
    <w:r>
      <w:t xml:space="preserve">MSc Part-I </w:t>
    </w:r>
    <w:proofErr w:type="spellStart"/>
    <w:r>
      <w:t>Sem</w:t>
    </w:r>
    <w:proofErr w:type="spellEnd"/>
    <w:r>
      <w:t>-II</w:t>
    </w:r>
    <w:r>
      <w:tab/>
    </w:r>
    <w:r>
      <w:tab/>
      <w:t>BDT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54A7" w:rsidRDefault="007254A7" w:rsidP="00A64486">
      <w:pPr>
        <w:spacing w:line="240" w:lineRule="auto"/>
      </w:pPr>
      <w:r>
        <w:separator/>
      </w:r>
    </w:p>
  </w:footnote>
  <w:footnote w:type="continuationSeparator" w:id="0">
    <w:p w:rsidR="007254A7" w:rsidRDefault="007254A7" w:rsidP="00A6448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486" w:rsidRPr="008264A0" w:rsidRDefault="00A64486" w:rsidP="00A64486">
    <w:pPr>
      <w:pStyle w:val="Header"/>
      <w:ind w:left="6480"/>
      <w:rPr>
        <w:rFonts w:ascii="Times New Roman" w:hAnsi="Times New Roman" w:cs="Times New Roman"/>
        <w:b/>
        <w:bCs/>
        <w:sz w:val="24"/>
      </w:rPr>
    </w:pPr>
    <w:r w:rsidRPr="008264A0">
      <w:rPr>
        <w:rFonts w:ascii="Times New Roman" w:hAnsi="Times New Roman" w:cs="Times New Roman"/>
        <w:b/>
        <w:bCs/>
        <w:sz w:val="24"/>
      </w:rPr>
      <w:t xml:space="preserve">Name: </w:t>
    </w:r>
  </w:p>
  <w:p w:rsidR="00A64486" w:rsidRPr="00A64486" w:rsidRDefault="00A64486" w:rsidP="00A64486">
    <w:pPr>
      <w:pStyle w:val="Header"/>
      <w:ind w:left="6480"/>
      <w:rPr>
        <w:rFonts w:ascii="Times New Roman" w:hAnsi="Times New Roman" w:cs="Times New Roman"/>
        <w:b/>
        <w:bCs/>
        <w:sz w:val="24"/>
      </w:rPr>
    </w:pPr>
    <w:r w:rsidRPr="008264A0">
      <w:rPr>
        <w:rFonts w:ascii="Times New Roman" w:hAnsi="Times New Roman" w:cs="Times New Roman"/>
        <w:b/>
        <w:bCs/>
        <w:sz w:val="24"/>
      </w:rPr>
      <w:t>Roll No:</w:t>
    </w:r>
  </w:p>
  <w:p w:rsidR="00A64486" w:rsidRDefault="00A6448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39C"/>
    <w:rsid w:val="007254A7"/>
    <w:rsid w:val="00A64486"/>
    <w:rsid w:val="00DC139C"/>
    <w:rsid w:val="00F57B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AAC3716-5E30-469C-A811-27A2F9B3C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A64486"/>
    <w:pPr>
      <w:tabs>
        <w:tab w:val="center" w:pos="4513"/>
        <w:tab w:val="right" w:pos="9026"/>
      </w:tabs>
      <w:spacing w:line="240" w:lineRule="auto"/>
    </w:pPr>
  </w:style>
  <w:style w:type="character" w:customStyle="1" w:styleId="HeaderChar">
    <w:name w:val="Header Char"/>
    <w:basedOn w:val="DefaultParagraphFont"/>
    <w:link w:val="Header"/>
    <w:uiPriority w:val="99"/>
    <w:rsid w:val="00A64486"/>
  </w:style>
  <w:style w:type="paragraph" w:styleId="Footer">
    <w:name w:val="footer"/>
    <w:basedOn w:val="Normal"/>
    <w:link w:val="FooterChar"/>
    <w:uiPriority w:val="99"/>
    <w:unhideWhenUsed/>
    <w:rsid w:val="00A64486"/>
    <w:pPr>
      <w:tabs>
        <w:tab w:val="center" w:pos="4513"/>
        <w:tab w:val="right" w:pos="9026"/>
      </w:tabs>
      <w:spacing w:line="240" w:lineRule="auto"/>
    </w:pPr>
  </w:style>
  <w:style w:type="character" w:customStyle="1" w:styleId="FooterChar">
    <w:name w:val="Footer Char"/>
    <w:basedOn w:val="DefaultParagraphFont"/>
    <w:link w:val="Footer"/>
    <w:uiPriority w:val="99"/>
    <w:rsid w:val="00A644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oter" Target="footer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27</Pages>
  <Words>1376</Words>
  <Characters>7845</Characters>
  <Application>Microsoft Office Word</Application>
  <DocSecurity>0</DocSecurity>
  <Lines>65</Lines>
  <Paragraphs>18</Paragraphs>
  <ScaleCrop>false</ScaleCrop>
  <Company/>
  <LinksUpToDate>false</LinksUpToDate>
  <CharactersWithSpaces>9203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3</cp:revision>
  <dcterms:created xsi:type="dcterms:W3CDTF">2022-04-22T05:02:00Z</dcterms:created>
  <dcterms:modified xsi:type="dcterms:W3CDTF">2022-04-22T05:11:00Z</dcterms:modified>
</cp:coreProperties>
</file>