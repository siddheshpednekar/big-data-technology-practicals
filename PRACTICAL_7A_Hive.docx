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both"/>
        <w:rPr>
          <w:rFonts w:ascii="Times New Roman" w:hAnsi="Times New Roman" w:eastAsia="Times New Roman" w:cs="Times New Roman"/>
          <w:b/>
          <w:sz w:val="36"/>
          <w:szCs w:val="40"/>
        </w:rPr>
      </w:pPr>
      <w:r>
        <w:rPr>
          <w:rFonts w:ascii="Times New Roman" w:hAnsi="Times New Roman" w:eastAsia="Times New Roman" w:cs="Times New Roman"/>
          <w:b/>
          <w:sz w:val="36"/>
          <w:szCs w:val="40"/>
        </w:rPr>
        <w:t>What is HIVE:</w:t>
      </w:r>
      <w:bookmarkStart w:id="2" w:name="_GoBack"/>
      <w:bookmarkEnd w:id="2"/>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is a data warehouse system which is used to analyse structured data. It is built on the top of Hadoop. It was developed by Facebook.</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pPr>
        <w:spacing w:before="240" w:after="240"/>
        <w:rPr>
          <w:rFonts w:ascii="Times New Roman" w:hAnsi="Times New Roman" w:eastAsia="Times New Roman" w:cs="Times New Roman"/>
          <w:sz w:val="28"/>
          <w:szCs w:val="32"/>
        </w:rPr>
      </w:pPr>
      <w:r>
        <w:rPr>
          <w:rFonts w:ascii="Times New Roman" w:hAnsi="Times New Roman" w:eastAsia="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pPr>
        <w:spacing w:before="240" w:after="240"/>
        <w:rPr>
          <w:rFonts w:ascii="Times New Roman" w:hAnsi="Times New Roman" w:eastAsia="Times New Roman" w:cs="Times New Roman"/>
          <w:b/>
          <w:sz w:val="40"/>
          <w:szCs w:val="44"/>
        </w:rPr>
      </w:pPr>
      <w:r>
        <w:rPr>
          <w:rFonts w:ascii="Times New Roman" w:hAnsi="Times New Roman" w:eastAsia="Times New Roman" w:cs="Times New Roman"/>
          <w:b/>
          <w:sz w:val="40"/>
          <w:szCs w:val="44"/>
        </w:rPr>
        <w:t xml:space="preserve"> </w:t>
      </w:r>
    </w:p>
    <w:p>
      <w:pPr>
        <w:spacing w:before="240" w:after="240"/>
        <w:rPr>
          <w:rFonts w:ascii="Times New Roman" w:hAnsi="Times New Roman" w:eastAsia="Times New Roman" w:cs="Times New Roman"/>
          <w:b/>
          <w:sz w:val="36"/>
          <w:szCs w:val="40"/>
        </w:rPr>
      </w:pPr>
      <w:r>
        <w:rPr>
          <w:rFonts w:ascii="Times New Roman" w:hAnsi="Times New Roman" w:eastAsia="Times New Roman" w:cs="Times New Roman"/>
          <w:b/>
          <w:sz w:val="36"/>
          <w:szCs w:val="40"/>
        </w:rPr>
        <w:t>Steps: Querying, Sorting, Aggregating data using HiveQL</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1.Open the Cloudera.</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8"/>
                    <a:srcRect/>
                    <a:stretch>
                      <a:fillRect/>
                    </a:stretch>
                  </pic:blipFill>
                  <pic:spPr>
                    <a:xfrm>
                      <a:off x="0" y="0"/>
                      <a:ext cx="5943600" cy="31877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2.Open the terminal, Now we use hive command to enter the hive shell prompt and in hive shell we could execute all of the hive commands.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3.</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Now we will see the databases which are already existing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b/>
      </w:r>
      <w:r>
        <w:rPr>
          <w:rFonts w:ascii="Times New Roman" w:hAnsi="Times New Roman" w:eastAsia="Times New Roman" w:cs="Times New Roman"/>
          <w:b/>
          <w:sz w:val="24"/>
          <w:szCs w:val="28"/>
        </w:rPr>
        <w:t>Show databases;</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9"/>
                    <a:srcRect/>
                    <a:stretch>
                      <a:fillRect/>
                    </a:stretch>
                  </pic:blipFill>
                  <pic:spPr>
                    <a:xfrm>
                      <a:off x="0" y="0"/>
                      <a:ext cx="5943600" cy="1447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drop database office cascade;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5.</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Creating a database name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3985895" cy="145351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0"/>
                    <a:srcRect/>
                    <a:stretch>
                      <a:fillRect/>
                    </a:stretch>
                  </pic:blipFill>
                  <pic:spPr>
                    <a:xfrm>
                      <a:off x="0" y="0"/>
                      <a:ext cx="3986213" cy="145358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6.</w:t>
      </w:r>
      <w:r>
        <w:rPr>
          <w:rFonts w:ascii="Times New Roman" w:hAnsi="Times New Roman" w:eastAsia="Times New Roman" w:cs="Times New Roman"/>
          <w:sz w:val="24"/>
          <w:szCs w:val="26"/>
        </w:rPr>
        <w:t xml:space="preserve"> </w:t>
      </w:r>
      <w:r>
        <w:rPr>
          <w:rFonts w:ascii="Times New Roman" w:hAnsi="Times New Roman" w:eastAsia="Times New Roman" w:cs="Times New Roman"/>
          <w:sz w:val="24"/>
          <w:szCs w:val="28"/>
        </w:rPr>
        <w:t>So if we want to see whether this RJC database is created or not we will use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databases;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3720" cy="120078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1"/>
                    <a:srcRect/>
                    <a:stretch>
                      <a:fillRect/>
                    </a:stretch>
                  </pic:blipFill>
                  <pic:spPr>
                    <a:xfrm>
                      <a:off x="0" y="0"/>
                      <a:ext cx="5634038" cy="1200845"/>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7.Now we want to check whether we have any tables inside this rjc database or not. So first we will move to this database rjc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we have moved inside this rjc database. Now we will check out which are the tables available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8. Creating a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database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Now let’s move to this database using below command so now all the work we will do or perform it should be done within this rjc database.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use rjc;</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3845560" cy="140208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32" name="image22.png"/>
                    <pic:cNvPicPr preferRelativeResize="0"/>
                  </pic:nvPicPr>
                  <pic:blipFill>
                    <a:blip r:embed="rId10"/>
                    <a:srcRect/>
                    <a:stretch>
                      <a:fillRect/>
                    </a:stretch>
                  </pic:blipFill>
                  <pic:spPr>
                    <a:xfrm>
                      <a:off x="0" y="0"/>
                      <a:ext cx="3846192" cy="1402526"/>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9. Now we will create a table inside this rjc database named as employee using below</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table employee(ID int, name string, salary float, age int)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12"/>
                    <a:srcRect/>
                    <a:stretch>
                      <a:fillRect/>
                    </a:stretch>
                  </pic:blipFill>
                  <pic:spPr>
                    <a:xfrm>
                      <a:off x="0" y="0"/>
                      <a:ext cx="5943600" cy="8255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10. So now we will see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give different fields of table employee along with their respective datatypes.</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709920" cy="1390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referRelativeResize="0"/>
                  </pic:nvPicPr>
                  <pic:blipFill>
                    <a:blip r:embed="rId13"/>
                    <a:srcRect/>
                    <a:stretch>
                      <a:fillRect/>
                    </a:stretch>
                  </pic:blipFill>
                  <pic:spPr>
                    <a:xfrm>
                      <a:off x="0" y="0"/>
                      <a:ext cx="5710238" cy="1390955"/>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So Now we will check how the table which we will be created is internal table or external table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formatted employee;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14"/>
                    <a:srcRect/>
                    <a:stretch>
                      <a:fillRect/>
                    </a:stretch>
                  </pic:blipFill>
                  <pic:spPr>
                    <a:xfrm>
                      <a:off x="0" y="0"/>
                      <a:ext cx="5943600" cy="4787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By default hive createsInternal table or Managed 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12. Now we will create the external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create external table emloyee2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stored as textfile;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15"/>
                    <a:srcRect/>
                    <a:stretch>
                      <a:fillRect/>
                    </a:stretch>
                  </pic:blipFill>
                  <pic:spPr>
                    <a:xfrm>
                      <a:off x="0" y="0"/>
                      <a:ext cx="5943600" cy="9398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13. Checking the schema of the table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describe employee2;</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15" name="image36.png"/>
                    <pic:cNvPicPr preferRelativeResize="0"/>
                  </pic:nvPicPr>
                  <pic:blipFill>
                    <a:blip r:embed="rId16"/>
                    <a:srcRect/>
                    <a:stretch>
                      <a:fillRect/>
                    </a:stretch>
                  </pic:blipFill>
                  <pic:spPr>
                    <a:xfrm>
                      <a:off x="0" y="0"/>
                      <a:ext cx="5943600" cy="14351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16. Creating a new external table named as employee3 in the specific location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create external table emloyee3 (ID int, name string, salary float, age int)</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row format delimited</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fields terminated by ‘,’</w:t>
      </w:r>
    </w:p>
    <w:p>
      <w:pPr>
        <w:spacing w:before="240" w:after="240"/>
        <w:rPr>
          <w:rFonts w:ascii="Times New Roman" w:hAnsi="Times New Roman" w:eastAsia="Times New Roman" w:cs="Times New Roman"/>
          <w:b/>
          <w:sz w:val="24"/>
          <w:szCs w:val="28"/>
        </w:rPr>
      </w:pPr>
      <w:r>
        <w:rPr>
          <w:rFonts w:ascii="Segoe UI Symbol" w:hAnsi="Segoe UI Symbol" w:eastAsia="Arial Unicode MS" w:cs="Segoe UI Symbol"/>
          <w:b/>
          <w:sz w:val="24"/>
          <w:szCs w:val="28"/>
        </w:rPr>
        <w:t>➢</w:t>
      </w:r>
      <w:r>
        <w:rPr>
          <w:rFonts w:ascii="Times New Roman" w:hAnsi="Times New Roman" w:eastAsia="Arial Unicode MS" w:cs="Times New Roman"/>
          <w:b/>
          <w:sz w:val="24"/>
          <w:szCs w:val="28"/>
        </w:rPr>
        <w:t xml:space="preserve"> location '/user/cloudera/vj';</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It will first create 'vj' directory inside the /user/cloudera and then inside 'vj' the employee3 table get stored.</w:t>
      </w: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7"/>
                    <a:srcRect/>
                    <a:stretch>
                      <a:fillRect/>
                    </a:stretch>
                  </pic:blipFill>
                  <pic:spPr>
                    <a:xfrm>
                      <a:off x="0" y="0"/>
                      <a:ext cx="5943600" cy="1079500"/>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17. To see the schema of the employee3 table we use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employee3;</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360670" cy="198374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42" name="image42.png"/>
                    <pic:cNvPicPr preferRelativeResize="0"/>
                  </pic:nvPicPr>
                  <pic:blipFill>
                    <a:blip r:embed="rId18"/>
                    <a:srcRect/>
                    <a:stretch>
                      <a:fillRect/>
                    </a:stretch>
                  </pic:blipFill>
                  <pic:spPr>
                    <a:xfrm>
                      <a:off x="0" y="0"/>
                      <a:ext cx="5361280" cy="198437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19. Now move to terminal and listing out all the tables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r>
        <w:rPr>
          <w:rFonts w:ascii="Times New Roman" w:hAnsi="Times New Roman" w:eastAsia="Times New Roman" w:cs="Times New Roman"/>
          <w:b/>
          <w:sz w:val="24"/>
          <w:szCs w:val="28"/>
          <w:lang w:val="en-IN"/>
        </w:rPr>
        <w:drawing>
          <wp:inline distT="114300" distB="114300" distL="114300" distR="114300">
            <wp:extent cx="4756785" cy="1396365"/>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47" name="image35.png"/>
                    <pic:cNvPicPr preferRelativeResize="0"/>
                  </pic:nvPicPr>
                  <pic:blipFill>
                    <a:blip r:embed="rId19"/>
                    <a:srcRect/>
                    <a:stretch>
                      <a:fillRect/>
                    </a:stretch>
                  </pic:blipFill>
                  <pic:spPr>
                    <a:xfrm>
                      <a:off x="0" y="0"/>
                      <a:ext cx="4757142" cy="1396592"/>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20. ALTER COMMANDS</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Now we are changing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using below command,</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lang w:val="en-IN"/>
        </w:rPr>
        <w:drawing>
          <wp:inline distT="114300" distB="114300" distL="114300" distR="114300">
            <wp:extent cx="4995545" cy="63119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20"/>
                    <a:srcRect/>
                    <a:stretch>
                      <a:fillRect/>
                    </a:stretch>
                  </pic:blipFill>
                  <pic:spPr>
                    <a:xfrm>
                      <a:off x="0" y="0"/>
                      <a:ext cx="4995863" cy="631246"/>
                    </a:xfrm>
                    <a:prstGeom prst="rect">
                      <a:avLst/>
                    </a:prstGeom>
                  </pic:spPr>
                </pic:pic>
              </a:graphicData>
            </a:graphic>
          </wp:inline>
        </w:drawing>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21. Now we will check whether the name of the </w:t>
      </w:r>
      <w:r>
        <w:rPr>
          <w:rFonts w:ascii="Times New Roman" w:hAnsi="Times New Roman" w:eastAsia="Times New Roman" w:cs="Times New Roman"/>
          <w:b/>
          <w:sz w:val="24"/>
          <w:szCs w:val="28"/>
        </w:rPr>
        <w:t>employee3</w:t>
      </w:r>
      <w:r>
        <w:rPr>
          <w:rFonts w:ascii="Times New Roman" w:hAnsi="Times New Roman" w:eastAsia="Times New Roman" w:cs="Times New Roman"/>
          <w:sz w:val="24"/>
          <w:szCs w:val="28"/>
        </w:rPr>
        <w:t xml:space="preserve"> table changes to </w:t>
      </w:r>
      <w:r>
        <w:rPr>
          <w:rFonts w:ascii="Times New Roman" w:hAnsi="Times New Roman" w:eastAsia="Times New Roman" w:cs="Times New Roman"/>
          <w:b/>
          <w:sz w:val="24"/>
          <w:szCs w:val="28"/>
        </w:rPr>
        <w:t>emptable</w:t>
      </w:r>
      <w:r>
        <w:rPr>
          <w:rFonts w:ascii="Times New Roman" w:hAnsi="Times New Roman" w:eastAsia="Times New Roman" w:cs="Times New Roman"/>
          <w:sz w:val="24"/>
          <w:szCs w:val="28"/>
        </w:rPr>
        <w:t xml:space="preserve"> or not using below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show tables;</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4681220" cy="137668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9"/>
                    <a:srcRect/>
                    <a:stretch>
                      <a:fillRect/>
                    </a:stretch>
                  </pic:blipFill>
                  <pic:spPr>
                    <a:xfrm>
                      <a:off x="0" y="0"/>
                      <a:ext cx="4681538" cy="1376923"/>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sz w:val="24"/>
          <w:szCs w:val="28"/>
        </w:rPr>
        <w:t xml:space="preserve">22. First we will see the fields of emptable then we will add new column as </w:t>
      </w:r>
      <w:r>
        <w:rPr>
          <w:rFonts w:ascii="Times New Roman" w:hAnsi="Times New Roman" w:eastAsia="Times New Roman" w:cs="Times New Roman"/>
          <w:b/>
          <w:sz w:val="24"/>
          <w:szCs w:val="28"/>
        </w:rPr>
        <w:t xml:space="preserve">surname </w:t>
      </w:r>
      <w:r>
        <w:rPr>
          <w:rFonts w:ascii="Times New Roman" w:hAnsi="Times New Roman" w:eastAsia="Times New Roman" w:cs="Times New Roman"/>
          <w:sz w:val="24"/>
          <w:szCs w:val="28"/>
        </w:rPr>
        <w:t>in emptable using below command</w:t>
      </w:r>
      <w:r>
        <w:rPr>
          <w:rFonts w:ascii="Times New Roman" w:hAnsi="Times New Roman" w:eastAsia="Times New Roman" w:cs="Times New Roman"/>
          <w:b/>
          <w:sz w:val="24"/>
          <w:szCs w:val="28"/>
        </w:rPr>
        <w:t>,</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add columns (surname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referRelativeResize="0"/>
                  </pic:nvPicPr>
                  <pic:blipFill>
                    <a:blip r:embed="rId21"/>
                    <a:srcRect/>
                    <a:stretch>
                      <a:fillRect/>
                    </a:stretch>
                  </pic:blipFill>
                  <pic:spPr>
                    <a:xfrm>
                      <a:off x="0" y="0"/>
                      <a:ext cx="5943600" cy="2501900"/>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23.Now we will change field name of the emptable to first_name using alter command,</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Alter table emptable change name first_name string;</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describe emptable;</w:t>
      </w:r>
    </w:p>
    <w:p>
      <w:pPr>
        <w:spacing w:before="240" w:after="240"/>
        <w:rPr>
          <w:rFonts w:ascii="Times New Roman" w:hAnsi="Times New Roman" w:eastAsia="Times New Roman" w:cs="Times New Roman"/>
          <w:b/>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lang w:val="en-IN"/>
        </w:rPr>
        <w:drawing>
          <wp:inline distT="114300" distB="114300" distL="114300" distR="114300">
            <wp:extent cx="5638165" cy="237617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1"/>
                    <a:srcRect/>
                    <a:stretch>
                      <a:fillRect/>
                    </a:stretch>
                  </pic:blipFill>
                  <pic:spPr>
                    <a:xfrm>
                      <a:off x="0" y="0"/>
                      <a:ext cx="5638510" cy="2376488"/>
                    </a:xfrm>
                    <a:prstGeom prst="rect">
                      <a:avLst/>
                    </a:prstGeom>
                  </pic:spPr>
                </pic:pic>
              </a:graphicData>
            </a:graphic>
          </wp:inline>
        </w:drawing>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Loading the data in the table</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24. Before loading the data in the table we will first create the csv file. Now open the new terminal ,</w:t>
      </w:r>
      <w:ins w:id="0" w:author="27_Poonam Bisht" w:date="2022-04-20T17:41:00Z">
        <w:r>
          <w:rPr>
            <w:rFonts w:ascii="Times New Roman" w:hAnsi="Times New Roman" w:eastAsia="Times New Roman" w:cs="Times New Roman"/>
            <w:sz w:val="24"/>
            <w:szCs w:val="28"/>
          </w:rPr>
          <w:t xml:space="preserve"> </w:t>
        </w:r>
      </w:ins>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using ls command list out all the directories --&gt; change the directory to document directory --&gt;</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use ls command to list all the files present inside the document folder or directory</w:t>
      </w:r>
    </w:p>
    <w:p>
      <w:pPr>
        <w:spacing w:before="240" w:after="240"/>
        <w:rPr>
          <w:rFonts w:ascii="Times New Roman" w:hAnsi="Times New Roman" w:eastAsia="Times New Roman" w:cs="Times New Roman"/>
          <w:b/>
          <w:sz w:val="24"/>
          <w:szCs w:val="28"/>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248150" cy="18288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39" name="image43.png"/>
                    <pic:cNvPicPr preferRelativeResize="0"/>
                  </pic:nvPicPr>
                  <pic:blipFill>
                    <a:blip r:embed="rId22"/>
                    <a:srcRect/>
                    <a:stretch>
                      <a:fillRect/>
                    </a:stretch>
                  </pic:blipFill>
                  <pic:spPr>
                    <a:xfrm>
                      <a:off x="0" y="0"/>
                      <a:ext cx="4248743" cy="1829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25. Now creating new file as Student.csv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Student.csv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As soon as we hit enter it will create a Student.csv file as it was not existing earlier.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26. Creating a new database as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rjcstudent;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show databases;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use rjcstudent;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28. Creating new table student inside rjcstudent database.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student (ID int, Name string, Age int)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91685" cy="11144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23"/>
                    <a:srcRect/>
                    <a:stretch>
                      <a:fillRect/>
                    </a:stretch>
                  </pic:blipFill>
                  <pic:spPr>
                    <a:xfrm>
                      <a:off x="0" y="0"/>
                      <a:ext cx="4591691" cy="111458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29. To see the structure or schema of the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describe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4582160" cy="207645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46" name="image47.png"/>
                    <pic:cNvPicPr preferRelativeResize="0"/>
                  </pic:nvPicPr>
                  <pic:blipFill>
                    <a:blip r:embed="rId24"/>
                    <a:srcRect/>
                    <a:stretch>
                      <a:fillRect/>
                    </a:stretch>
                  </pic:blipFill>
                  <pic:spPr>
                    <a:xfrm>
                      <a:off x="0" y="0"/>
                      <a:ext cx="4582164" cy="207674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30. Loading data in the student table from Student.csv file which we have created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document directory. Here we are partitioning based on course =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‘/home/cloudera/Documents/Student.csv’ into table student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partitioned by(Course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25"/>
                    <a:srcRect/>
                    <a:stretch>
                      <a:fillRect/>
                    </a:stretch>
                  </pic:blipFill>
                  <pic:spPr>
                    <a:xfrm>
                      <a:off x="0" y="0"/>
                      <a:ext cx="5731510" cy="83883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It is partitioning based on Hadoop.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student;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3505200" cy="158115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referRelativeResize="0"/>
                  </pic:nvPicPr>
                  <pic:blipFill>
                    <a:blip r:embed="rId26"/>
                    <a:srcRect/>
                    <a:stretch>
                      <a:fillRect/>
                    </a:stretch>
                  </pic:blipFill>
                  <pic:spPr>
                    <a:xfrm>
                      <a:off x="0" y="0"/>
                      <a:ext cx="3505689" cy="1581371"/>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31. Now we similarly partition for course = ML and course = Python.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32. Now go to browser refresh the page and select database as rjcstudent and click in</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preview student table.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srcRect/>
                    <a:stretch>
                      <a:fillRect/>
                    </a:stretch>
                  </pic:blipFill>
                  <pic:spPr>
                    <a:xfrm>
                      <a:off x="0" y="0"/>
                      <a:ext cx="5731510" cy="22936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28"/>
                    <a:srcRect/>
                    <a:stretch>
                      <a:fillRect/>
                    </a:stretch>
                  </pic:blipFill>
                  <pic:spPr>
                    <a:xfrm>
                      <a:off x="0" y="0"/>
                      <a:ext cx="5731510" cy="302958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Drop: to the drop the entire table we can use drop table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Syntax: DROP table tablename;</w:t>
      </w: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5325110" cy="12001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43" name="image46.png"/>
                    <pic:cNvPicPr preferRelativeResize="0"/>
                  </pic:nvPicPr>
                  <pic:blipFill>
                    <a:blip r:embed="rId29"/>
                    <a:srcRect/>
                    <a:stretch>
                      <a:fillRect/>
                    </a:stretch>
                  </pic:blipFill>
                  <pic:spPr>
                    <a:xfrm>
                      <a:off x="0" y="0"/>
                      <a:ext cx="5325218" cy="1200318"/>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r>
        <w:rPr>
          <w:rFonts w:ascii="Times New Roman" w:hAnsi="Times New Roman" w:eastAsia="Times New Roman" w:cs="Times New Roman"/>
          <w:b/>
          <w:sz w:val="24"/>
          <w:szCs w:val="26"/>
          <w:lang w:val="en-IN"/>
        </w:rPr>
        <w:drawing>
          <wp:inline distT="0" distB="0" distL="0" distR="0">
            <wp:extent cx="4629785" cy="14668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30"/>
                    <a:srcRect/>
                    <a:stretch>
                      <a:fillRect/>
                    </a:stretch>
                  </pic:blipFill>
                  <pic:spPr>
                    <a:xfrm>
                      <a:off x="0" y="0"/>
                      <a:ext cx="4629796" cy="1467055"/>
                    </a:xfrm>
                    <a:prstGeom prst="rect">
                      <a:avLst/>
                    </a:prstGeom>
                  </pic:spPr>
                </pic:pic>
              </a:graphicData>
            </a:graphic>
          </wp:inline>
        </w:drawing>
      </w: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31"/>
                    <a:srcRect/>
                    <a:stretch>
                      <a:fillRect/>
                    </a:stretch>
                  </pic:blipFill>
                  <pic:spPr>
                    <a:xfrm>
                      <a:off x="0" y="0"/>
                      <a:ext cx="5731510" cy="28257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32"/>
                    <a:srcRect/>
                    <a:stretch>
                      <a:fillRect/>
                    </a:stretch>
                  </pic:blipFill>
                  <pic:spPr>
                    <a:xfrm>
                      <a:off x="0" y="0"/>
                      <a:ext cx="5731510" cy="2251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33"/>
                    <a:srcRect/>
                    <a:stretch>
                      <a:fillRect/>
                    </a:stretch>
                  </pic:blipFill>
                  <pic:spPr>
                    <a:xfrm>
                      <a:off x="0" y="0"/>
                      <a:ext cx="5731510" cy="72771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34"/>
                    <a:srcRect/>
                    <a:stretch>
                      <a:fillRect/>
                    </a:stretch>
                  </pic:blipFill>
                  <pic:spPr>
                    <a:xfrm>
                      <a:off x="0" y="0"/>
                      <a:ext cx="5731510" cy="9271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bookmarkStart w:id="0" w:name="_gjdgxs" w:colFirst="0" w:colLast="0"/>
      <w:bookmarkEnd w:id="0"/>
      <w:r>
        <w:rPr>
          <w:rFonts w:ascii="Times New Roman" w:hAnsi="Times New Roman" w:eastAsia="Times New Roman" w:cs="Times New Roman"/>
          <w:sz w:val="24"/>
          <w:szCs w:val="26"/>
          <w:lang w:val="en-IN"/>
        </w:rPr>
        <w:drawing>
          <wp:inline distT="0" distB="0" distL="0" distR="0">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35"/>
                    <a:srcRect/>
                    <a:stretch>
                      <a:fillRect/>
                    </a:stretch>
                  </pic:blipFill>
                  <pic:spPr>
                    <a:xfrm>
                      <a:off x="0" y="0"/>
                      <a:ext cx="5731510" cy="22999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bookmarkStart w:id="1" w:name="_el329y85v02a" w:colFirst="0" w:colLast="0"/>
      <w:bookmarkEnd w:id="1"/>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22" name="image29.png"/>
                    <pic:cNvPicPr preferRelativeResize="0"/>
                  </pic:nvPicPr>
                  <pic:blipFill>
                    <a:blip r:embed="rId36"/>
                    <a:srcRect/>
                    <a:stretch>
                      <a:fillRect/>
                    </a:stretch>
                  </pic:blipFill>
                  <pic:spPr>
                    <a:xfrm>
                      <a:off x="0" y="0"/>
                      <a:ext cx="5731510" cy="41846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a new table as 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Dept string, yoj int, salary float,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Country string)</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35" name="image44.png"/>
                    <pic:cNvPicPr preferRelativeResize="0"/>
                  </pic:nvPicPr>
                  <pic:blipFill>
                    <a:blip r:embed="rId37"/>
                    <a:srcRect/>
                    <a:stretch>
                      <a:fillRect/>
                    </a:stretch>
                  </pic:blipFill>
                  <pic:spPr>
                    <a:xfrm>
                      <a:off x="0" y="0"/>
                      <a:ext cx="5731510" cy="203708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employee2.csv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‘/home/cloudera/Documents/employee2.csv’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empgroup</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38"/>
                    <a:srcRect/>
                    <a:stretch>
                      <a:fillRect/>
                    </a:stretch>
                  </pic:blipFill>
                  <pic:spPr>
                    <a:xfrm>
                      <a:off x="0" y="0"/>
                      <a:ext cx="5731510" cy="8210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36" name="image40.png"/>
                    <pic:cNvPicPr preferRelativeResize="0"/>
                  </pic:nvPicPr>
                  <pic:blipFill>
                    <a:blip r:embed="rId39"/>
                    <a:srcRect/>
                    <a:stretch>
                      <a:fillRect/>
                    </a:stretch>
                  </pic:blipFill>
                  <pic:spPr>
                    <a:xfrm>
                      <a:off x="0" y="0"/>
                      <a:ext cx="5731510" cy="5689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44" name="image34.png"/>
                    <pic:cNvPicPr preferRelativeResize="0"/>
                  </pic:nvPicPr>
                  <pic:blipFill>
                    <a:blip r:embed="rId40"/>
                    <a:srcRect/>
                    <a:stretch>
                      <a:fillRect/>
                    </a:stretch>
                  </pic:blipFill>
                  <pic:spPr>
                    <a:xfrm>
                      <a:off x="0" y="0"/>
                      <a:ext cx="5731510" cy="104902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45" name="image45.png"/>
                    <pic:cNvPicPr preferRelativeResize="0"/>
                  </pic:nvPicPr>
                  <pic:blipFill>
                    <a:blip r:embed="rId41"/>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40" name="image41.png"/>
                    <pic:cNvPicPr preferRelativeResize="0"/>
                  </pic:nvPicPr>
                  <pic:blipFill>
                    <a:blip r:embed="rId42"/>
                    <a:srcRect/>
                    <a:stretch>
                      <a:fillRect/>
                    </a:stretch>
                  </pic:blipFill>
                  <pic:spPr>
                    <a:xfrm>
                      <a:off x="0" y="0"/>
                      <a:ext cx="5731510" cy="391287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43"/>
                    <a:srcRect/>
                    <a:stretch>
                      <a:fillRect/>
                    </a:stretch>
                  </pic:blipFill>
                  <pic:spPr>
                    <a:xfrm>
                      <a:off x="0" y="0"/>
                      <a:ext cx="5731510" cy="1120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44"/>
                    <a:srcRect/>
                    <a:stretch>
                      <a:fillRect/>
                    </a:stretch>
                  </pic:blipFill>
                  <pic:spPr>
                    <a:xfrm>
                      <a:off x="0" y="0"/>
                      <a:ext cx="5731510" cy="108966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45"/>
                    <a:srcRect/>
                    <a:stretch>
                      <a:fillRect/>
                    </a:stretch>
                  </pic:blipFill>
                  <pic:spPr>
                    <a:xfrm>
                      <a:off x="0" y="0"/>
                      <a:ext cx="5731510" cy="463740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33" name="image32.png"/>
                    <pic:cNvPicPr preferRelativeResize="0"/>
                  </pic:nvPicPr>
                  <pic:blipFill>
                    <a:blip r:embed="rId46"/>
                    <a:srcRect/>
                    <a:stretch>
                      <a:fillRect/>
                    </a:stretch>
                  </pic:blipFill>
                  <pic:spPr>
                    <a:xfrm>
                      <a:off x="0" y="0"/>
                      <a:ext cx="5731510" cy="465899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creating employee.csv file.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gedit employee.csv</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Creating new database for performing querying operations.</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database hiveql;</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Using database hiveql and creating table employee inside the hiveql datanase.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create table employee(ID int, Name string, Department string, YOJ int, Salary float)</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row format delimited</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fields terminated by ‘,’;</w:t>
      </w:r>
    </w:p>
    <w:p>
      <w:pPr>
        <w:spacing w:after="160" w:line="259" w:lineRule="auto"/>
        <w:rPr>
          <w:rFonts w:ascii="Times New Roman" w:hAnsi="Times New Roman" w:eastAsia="Times New Roman" w:cs="Times New Roman"/>
          <w:sz w:val="24"/>
          <w:szCs w:val="26"/>
        </w:rPr>
      </w:pPr>
      <w:r>
        <w:rPr>
          <w:rFonts w:ascii="Segoe UI Symbol" w:hAnsi="Segoe UI Symbol" w:eastAsia="Arial Unicode MS" w:cs="Segoe UI Symbol"/>
          <w:sz w:val="24"/>
          <w:szCs w:val="26"/>
        </w:rPr>
        <w:t>➢</w:t>
      </w:r>
      <w:r>
        <w:rPr>
          <w:rFonts w:ascii="Times New Roman" w:hAnsi="Times New Roman" w:eastAsia="Arial Unicode MS" w:cs="Times New Roman"/>
          <w:sz w:val="24"/>
          <w:szCs w:val="26"/>
        </w:rPr>
        <w:t xml:space="preserve"> tblproperties(“skip.header.line.count” =”1”);</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28" name="image31.png"/>
                    <pic:cNvPicPr preferRelativeResize="0"/>
                  </pic:nvPicPr>
                  <pic:blipFill>
                    <a:blip r:embed="rId47"/>
                    <a:srcRect/>
                    <a:stretch>
                      <a:fillRect/>
                    </a:stretch>
                  </pic:blipFill>
                  <pic:spPr>
                    <a:xfrm>
                      <a:off x="0" y="0"/>
                      <a:ext cx="5731510" cy="93535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Loading the data into employee table from employee.csv file which we have created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earlier and it is present in /home/cloudera/Documents directory.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load data local inpath ‘/home/cloudera/Documents/employee.csv’ into table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employee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Displaying the table using below 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25" name="image30.png"/>
                    <pic:cNvPicPr preferRelativeResize="0"/>
                  </pic:nvPicPr>
                  <pic:blipFill>
                    <a:blip r:embed="rId48"/>
                    <a:srcRect/>
                    <a:stretch>
                      <a:fillRect/>
                    </a:stretch>
                  </pic:blipFill>
                  <pic:spPr>
                    <a:xfrm>
                      <a:off x="0" y="0"/>
                      <a:ext cx="5731510" cy="175260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display the total sum of salary of employees country wise using below</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command,</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11" name="image19.png"/>
                    <pic:cNvPicPr preferRelativeResize="0"/>
                  </pic:nvPicPr>
                  <pic:blipFill>
                    <a:blip r:embed="rId49"/>
                    <a:srcRect/>
                    <a:stretch>
                      <a:fillRect/>
                    </a:stretch>
                  </pic:blipFill>
                  <pic:spPr>
                    <a:xfrm>
                      <a:off x="0" y="0"/>
                      <a:ext cx="5731510" cy="4041775"/>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Groupby clause along with the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Taking the total sum of salary countrywise using groupby clause and from that selecting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 displaying those country whose total sum of salary&gt;50000 using having clause.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country, sum(salary) from empgroup group by country having</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sum(salary)&gt;50000;</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lang w:val="en-IN"/>
        </w:rPr>
        <w:drawing>
          <wp:inline distT="0" distB="0" distL="0" distR="0">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50"/>
                    <a:srcRect/>
                    <a:stretch>
                      <a:fillRect/>
                    </a:stretch>
                  </pic:blipFill>
                  <pic:spPr>
                    <a:xfrm>
                      <a:off x="0" y="0"/>
                      <a:ext cx="5731510" cy="4324350"/>
                    </a:xfrm>
                    <a:prstGeom prst="rect">
                      <a:avLst/>
                    </a:prstGeom>
                  </pic:spPr>
                </pic:pic>
              </a:graphicData>
            </a:graphic>
          </wp:inline>
        </w:drawing>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Instead of order by if we have sort by,</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Select * from employee sort by salary desc;</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Now we can see the similar result as we got from order by and sort by so what is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difference between the two is that it depends on number of reducers in order by we got</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number of reducers is 1 and by using sort by here is also we got number of reducers is 1</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so the difference between the two is that Order by will guarantee the total order in the</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output whereas sort by will only guarantee the ordering of the rows within the reducer.</w:t>
      </w:r>
    </w:p>
    <w:p>
      <w:pPr>
        <w:spacing w:after="160" w:line="259" w:lineRule="auto"/>
        <w:rPr>
          <w:rFonts w:ascii="Times New Roman" w:hAnsi="Times New Roman" w:eastAsia="Times New Roman" w:cs="Times New Roman"/>
          <w:sz w:val="24"/>
          <w:szCs w:val="26"/>
        </w:rPr>
      </w:pPr>
      <w:r>
        <w:rPr>
          <w:rFonts w:ascii="Times New Roman" w:hAnsi="Times New Roman" w:eastAsia="Times New Roman" w:cs="Times New Roman"/>
          <w:sz w:val="24"/>
          <w:szCs w:val="26"/>
        </w:rPr>
        <w:t>Order by gives us completely sorted result whereas sort by give us partially sorted result.</w:t>
      </w:r>
    </w:p>
    <w:p>
      <w:pPr>
        <w:spacing w:after="160" w:line="259" w:lineRule="auto"/>
        <w:rPr>
          <w:rFonts w:ascii="Times New Roman" w:hAnsi="Times New Roman" w:eastAsia="Times New Roman" w:cs="Times New Roman"/>
          <w:sz w:val="24"/>
          <w:szCs w:val="26"/>
        </w:rPr>
      </w:pPr>
    </w:p>
    <w:p>
      <w:pPr>
        <w:spacing w:after="160" w:line="259" w:lineRule="auto"/>
        <w:rPr>
          <w:rFonts w:ascii="Times New Roman" w:hAnsi="Times New Roman" w:eastAsia="Times New Roman" w:cs="Times New Roman"/>
          <w:b/>
          <w:sz w:val="24"/>
          <w:szCs w:val="26"/>
        </w:rPr>
      </w:pPr>
    </w:p>
    <w:p>
      <w:pPr>
        <w:spacing w:after="160" w:line="259" w:lineRule="auto"/>
        <w:rPr>
          <w:rFonts w:ascii="Times New Roman" w:hAnsi="Times New Roman" w:eastAsia="Times New Roman" w:cs="Times New Roman"/>
          <w:b/>
          <w:sz w:val="24"/>
          <w:szCs w:val="26"/>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sz w:val="24"/>
          <w:szCs w:val="28"/>
        </w:rPr>
      </w:pP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b/>
          <w:sz w:val="24"/>
          <w:szCs w:val="28"/>
        </w:rPr>
      </w:pPr>
      <w:r>
        <w:rPr>
          <w:rFonts w:ascii="Times New Roman" w:hAnsi="Times New Roman" w:eastAsia="Times New Roman" w:cs="Times New Roman"/>
          <w:b/>
          <w:sz w:val="24"/>
          <w:szCs w:val="28"/>
        </w:rPr>
        <w:t xml:space="preserve"> </w:t>
      </w:r>
    </w:p>
    <w:p>
      <w:pPr>
        <w:spacing w:before="240" w:after="240"/>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sz w:val="24"/>
          <w:szCs w:val="26"/>
        </w:rPr>
        <w:t xml:space="preserve"> </w:t>
      </w:r>
    </w:p>
    <w:p>
      <w:pPr>
        <w:spacing w:before="240" w:after="240"/>
        <w:rPr>
          <w:rFonts w:ascii="Times New Roman" w:hAnsi="Times New Roman" w:eastAsia="Times New Roman" w:cs="Times New Roman"/>
          <w:b/>
          <w:sz w:val="32"/>
          <w:szCs w:val="36"/>
          <w:u w:val="single"/>
        </w:rPr>
      </w:pPr>
      <w:r>
        <w:rPr>
          <w:rFonts w:ascii="Times New Roman" w:hAnsi="Times New Roman" w:eastAsia="Times New Roman" w:cs="Times New Roman"/>
          <w:b/>
          <w:sz w:val="32"/>
          <w:szCs w:val="36"/>
          <w:u w:val="single"/>
        </w:rPr>
        <w:t xml:space="preserve"> </w:t>
      </w:r>
    </w:p>
    <w:p>
      <w:pPr>
        <w:spacing w:before="240" w:after="240"/>
        <w:rPr>
          <w:rFonts w:ascii="Times New Roman" w:hAnsi="Times New Roman" w:eastAsia="Times New Roman" w:cs="Times New Roman"/>
          <w:sz w:val="24"/>
          <w:szCs w:val="26"/>
        </w:rPr>
      </w:pPr>
      <w:r>
        <w:rPr>
          <w:rFonts w:ascii="Times New Roman" w:hAnsi="Times New Roman" w:eastAsia="Times New Roman" w:cs="Times New Roman"/>
          <w:b/>
          <w:sz w:val="32"/>
          <w:szCs w:val="36"/>
          <w:u w:val="single"/>
        </w:rPr>
        <w:t xml:space="preserve"> </w:t>
      </w: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Arial Unicode MS">
    <w:altName w:val="Arial"/>
    <w:panose1 w:val="020B0604020202020204"/>
    <w:charset w:val="80"/>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MSc Part-I Sem-II</w:t>
    </w:r>
    <w:r>
      <w:tab/>
    </w:r>
    <w:r>
      <w:tab/>
    </w:r>
    <w: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6480"/>
      <w:rPr>
        <w:rFonts w:hint="default" w:ascii="Times New Roman" w:hAnsi="Times New Roman" w:cs="Times New Roman"/>
        <w:b/>
        <w:bCs/>
        <w:sz w:val="24"/>
        <w:lang w:val="en-IN"/>
      </w:rPr>
    </w:pPr>
    <w:r>
      <w:rPr>
        <w:rFonts w:ascii="Times New Roman" w:hAnsi="Times New Roman" w:cs="Times New Roman"/>
        <w:b/>
        <w:bCs/>
        <w:sz w:val="24"/>
      </w:rPr>
      <w:t xml:space="preserve">Name: </w:t>
    </w:r>
    <w:r>
      <w:rPr>
        <w:rFonts w:hint="default" w:ascii="Times New Roman" w:hAnsi="Times New Roman" w:cs="Times New Roman"/>
        <w:b/>
        <w:bCs/>
        <w:sz w:val="24"/>
        <w:lang w:val="en-IN"/>
      </w:rPr>
      <w:t>Siddhesh Pednekar</w:t>
    </w:r>
  </w:p>
  <w:p>
    <w:pPr>
      <w:pStyle w:val="11"/>
      <w:ind w:left="6480"/>
      <w:rPr>
        <w:rFonts w:hint="default" w:ascii="Times New Roman" w:hAnsi="Times New Roman" w:cs="Times New Roman"/>
        <w:b/>
        <w:bCs/>
        <w:sz w:val="24"/>
        <w:lang w:val="en-IN"/>
      </w:rPr>
    </w:pPr>
    <w:r>
      <w:rPr>
        <w:rFonts w:ascii="Times New Roman" w:hAnsi="Times New Roman" w:cs="Times New Roman"/>
        <w:b/>
        <w:bCs/>
        <w:sz w:val="24"/>
      </w:rPr>
      <w:t>Roll No:</w:t>
    </w:r>
    <w:r>
      <w:rPr>
        <w:rFonts w:hint="default" w:ascii="Times New Roman" w:hAnsi="Times New Roman" w:cs="Times New Roman"/>
        <w:b/>
        <w:bCs/>
        <w:sz w:val="24"/>
        <w:lang w:val="en-IN"/>
      </w:rPr>
      <w:t>06</w:t>
    </w:r>
  </w:p>
  <w:p>
    <w:pPr>
      <w:pStyle w:val="11"/>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27_Poonam Bisht">
    <w15:presenceInfo w15:providerId="None" w15:userId="27_Poonam Bis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7254A7"/>
    <w:rsid w:val="00A64486"/>
    <w:rsid w:val="00DC139C"/>
    <w:rsid w:val="00F57BC9"/>
    <w:rsid w:val="21896DE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5"/>
    <w:unhideWhenUsed/>
    <w:uiPriority w:val="99"/>
    <w:pPr>
      <w:tabs>
        <w:tab w:val="center" w:pos="4513"/>
        <w:tab w:val="right" w:pos="9026"/>
      </w:tabs>
      <w:spacing w:line="240" w:lineRule="auto"/>
    </w:pPr>
  </w:style>
  <w:style w:type="paragraph" w:styleId="11">
    <w:name w:val="header"/>
    <w:basedOn w:val="1"/>
    <w:link w:val="14"/>
    <w:unhideWhenUsed/>
    <w:uiPriority w:val="99"/>
    <w:pPr>
      <w:tabs>
        <w:tab w:val="center" w:pos="4513"/>
        <w:tab w:val="right" w:pos="9026"/>
      </w:tabs>
      <w:spacing w:line="240" w:lineRule="auto"/>
    </w:pPr>
  </w:style>
  <w:style w:type="paragraph" w:styleId="12">
    <w:name w:val="Subtitle"/>
    <w:basedOn w:val="1"/>
    <w:next w:val="1"/>
    <w:uiPriority w:val="0"/>
    <w:pPr>
      <w:keepNext/>
      <w:keepLines/>
      <w:spacing w:after="320"/>
    </w:pPr>
    <w:rPr>
      <w:color w:val="666666"/>
      <w:sz w:val="30"/>
      <w:szCs w:val="30"/>
    </w:rPr>
  </w:style>
  <w:style w:type="paragraph" w:styleId="13">
    <w:name w:val="Title"/>
    <w:basedOn w:val="1"/>
    <w:next w:val="1"/>
    <w:uiPriority w:val="0"/>
    <w:pPr>
      <w:keepNext/>
      <w:keepLines/>
      <w:spacing w:after="60"/>
    </w:pPr>
    <w:rPr>
      <w:sz w:val="52"/>
      <w:szCs w:val="52"/>
    </w:rPr>
  </w:style>
  <w:style w:type="character" w:customStyle="1" w:styleId="14">
    <w:name w:val="Header Char"/>
    <w:basedOn w:val="8"/>
    <w:link w:val="11"/>
    <w:uiPriority w:val="99"/>
  </w:style>
  <w:style w:type="character" w:customStyle="1" w:styleId="15">
    <w:name w:val="Footer Char"/>
    <w:basedOn w:val="8"/>
    <w:link w:val="10"/>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27</Pages>
  <Words>1376</Words>
  <Characters>7845</Characters>
  <Lines>65</Lines>
  <Paragraphs>18</Paragraphs>
  <TotalTime>6</TotalTime>
  <ScaleCrop>false</ScaleCrop>
  <LinksUpToDate>false</LinksUpToDate>
  <CharactersWithSpaces>9203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2022-04-22T05:02:00Z</dcterms:created>
  <dc:creator>siddh</dc:creator>
  <cp:lastModifiedBy>Siddhesh Pednekar</cp:lastModifiedBy>
  <dcterms:modified xsi:type="dcterms:W3CDTF">2022-04-24T17:16:39Z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85A90631E89E4389B2D5F9B939D7F5EA</vt:lpwstr>
  </property>
</Properties>
</file>